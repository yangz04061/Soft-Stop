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9E3A7B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77777777" w:rsidR="009E3A7B" w:rsidRDefault="009E3A7B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77777777" w:rsidR="009E3A7B" w:rsidRDefault="009E3A7B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  <w:tr w:rsidR="009E3A7B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77777777" w:rsidR="009E3A7B" w:rsidRDefault="009E3A7B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77777777" w:rsidR="009E3A7B" w:rsidRDefault="009E3A7B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lastRenderedPageBreak/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7E11122C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del w:id="45" w:author="Yang Zhen SGH CDAY223" w:date="2026-01-15T15:45:00Z" w16du:dateUtc="2026-01-15T07:45:00Z">
        <w:r w:rsidDel="008949C7">
          <w:rPr>
            <w:rFonts w:cstheme="minorBidi" w:hint="eastAsia"/>
            <w:sz w:val="22"/>
          </w:rPr>
          <w:delText>传统制动和</w:delText>
        </w:r>
      </w:del>
      <w:ins w:id="46" w:author="Yang Zhen SGH CDAY223" w:date="2026-01-15T15:45:00Z" w16du:dateUtc="2026-01-15T07:45:00Z">
        <w:r w:rsidR="008949C7">
          <w:rPr>
            <w:rFonts w:cstheme="minorBidi" w:hint="eastAsia"/>
            <w:sz w:val="22"/>
          </w:rPr>
          <w:t>只考虑</w:t>
        </w:r>
      </w:ins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2E3C3BAE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del w:id="47" w:author="Yang Zhen SGH CDAY223" w:date="2026-01-15T15:47:00Z" w16du:dateUtc="2026-01-15T07:47:00Z">
        <w:r w:rsidDel="008C43FD">
          <w:rPr>
            <w:rFonts w:cstheme="minorBidi" w:hint="eastAsia"/>
            <w:sz w:val="22"/>
          </w:rPr>
          <w:delText>传统制动和</w:delText>
        </w:r>
      </w:del>
      <w:ins w:id="48" w:author="Yang Zhen SGH CDAY223" w:date="2026-01-15T15:47:00Z" w16du:dateUtc="2026-01-15T07:47:00Z">
        <w:r w:rsidR="005D14B8">
          <w:rPr>
            <w:rFonts w:cstheme="minorBidi" w:hint="eastAsia"/>
            <w:sz w:val="22"/>
          </w:rPr>
          <w:t>只</w:t>
        </w:r>
      </w:ins>
      <w:ins w:id="49" w:author="Yang Zhen SGH CDAY223" w:date="2026-01-15T15:48:00Z" w16du:dateUtc="2026-01-15T07:48:00Z">
        <w:r w:rsidR="005D14B8">
          <w:rPr>
            <w:rFonts w:cstheme="minorBidi" w:hint="eastAsia"/>
            <w:sz w:val="22"/>
          </w:rPr>
          <w:t>使用</w:t>
        </w:r>
      </w:ins>
      <w:r>
        <w:rPr>
          <w:rFonts w:cstheme="minorBidi" w:hint="eastAsia"/>
          <w:sz w:val="22"/>
        </w:rPr>
        <w:t>电制动</w:t>
      </w:r>
      <w:del w:id="50" w:author="Yang Zhen SGH CDAY223" w:date="2026-01-15T15:48:00Z" w16du:dateUtc="2026-01-15T07:48:00Z">
        <w:r w:rsidDel="005D14B8">
          <w:rPr>
            <w:rFonts w:cstheme="minorBidi" w:hint="eastAsia"/>
            <w:sz w:val="22"/>
          </w:rPr>
          <w:delText>可选</w:delText>
        </w:r>
      </w:del>
      <w:r>
        <w:rPr>
          <w:rFonts w:cstheme="minorBidi" w:hint="eastAsia"/>
          <w:sz w:val="22"/>
        </w:rPr>
        <w:t>）控制</w:t>
      </w:r>
      <w:ins w:id="51" w:author="Yang Zhen SGH CDAY223" w:date="2026-01-15T15:49:00Z" w16du:dateUtc="2026-01-15T07:49:00Z">
        <w:r w:rsidR="000E310F">
          <w:rPr>
            <w:rFonts w:cstheme="minorBidi" w:hint="eastAsia"/>
            <w:sz w:val="22"/>
          </w:rPr>
          <w:t>，</w:t>
        </w:r>
        <w:r w:rsidR="000E310F">
          <w:rPr>
            <w:rFonts w:cstheme="minorBidi" w:hint="eastAsia"/>
            <w:sz w:val="22"/>
          </w:rPr>
          <w:t>VMC CST</w:t>
        </w:r>
        <w:r w:rsidR="000E310F">
          <w:rPr>
            <w:rFonts w:cstheme="minorBidi" w:hint="eastAsia"/>
            <w:sz w:val="22"/>
          </w:rPr>
          <w:t>功能负责保证</w:t>
        </w:r>
        <w:r w:rsidR="007728B0">
          <w:rPr>
            <w:rFonts w:cstheme="minorBidi" w:hint="eastAsia"/>
            <w:sz w:val="22"/>
          </w:rPr>
          <w:t>激活时的平顺性</w:t>
        </w:r>
      </w:ins>
      <w:r>
        <w:rPr>
          <w:rFonts w:cstheme="minorBidi" w:hint="eastAsia"/>
          <w:sz w:val="22"/>
        </w:rPr>
        <w:t>。</w:t>
      </w:r>
    </w:p>
    <w:p w14:paraId="059B4314" w14:textId="55656069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当车辆停车时</w:t>
      </w:r>
      <w:ins w:id="52" w:author="Yang Zhen SGH CDAY223" w:date="2026-01-15T15:48:00Z" w16du:dateUtc="2026-01-15T07:48:00Z">
        <w:r w:rsidR="00994FA1">
          <w:rPr>
            <w:rFonts w:cstheme="minorBidi" w:hint="eastAsia"/>
            <w:sz w:val="22"/>
          </w:rPr>
          <w:t>（</w:t>
        </w:r>
        <w:r w:rsidR="00994FA1">
          <w:rPr>
            <w:rFonts w:cstheme="minorBidi" w:hint="eastAsia"/>
            <w:sz w:val="22"/>
          </w:rPr>
          <w:t>standstill</w:t>
        </w:r>
        <w:r w:rsidR="00994FA1">
          <w:rPr>
            <w:rFonts w:cstheme="minorBidi" w:hint="eastAsia"/>
            <w:sz w:val="22"/>
          </w:rPr>
          <w:t>状态确认）</w:t>
        </w:r>
      </w:ins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</w:t>
      </w:r>
      <w:del w:id="53" w:author="Yang Zhen SGH CDAY223" w:date="2026-01-15T15:50:00Z" w16du:dateUtc="2026-01-15T07:50:00Z">
        <w:r w:rsidDel="00462C79">
          <w:rPr>
            <w:rFonts w:cstheme="minorBidi" w:hint="eastAsia"/>
            <w:sz w:val="22"/>
          </w:rPr>
          <w:delText>VMC</w:delText>
        </w:r>
        <w:r w:rsidDel="00462C79">
          <w:rPr>
            <w:rFonts w:cstheme="minorBidi" w:hint="eastAsia"/>
            <w:sz w:val="22"/>
          </w:rPr>
          <w:delText>请求的制动请求（</w:delText>
        </w:r>
        <w:r w:rsidDel="007728B0">
          <w:rPr>
            <w:rFonts w:cstheme="minorBidi" w:hint="eastAsia"/>
            <w:sz w:val="22"/>
          </w:rPr>
          <w:delText>传统制动和</w:delText>
        </w:r>
        <w:r w:rsidDel="00462C79">
          <w:rPr>
            <w:rFonts w:cstheme="minorBidi" w:hint="eastAsia"/>
            <w:sz w:val="22"/>
          </w:rPr>
          <w:delText>电制动</w:delText>
        </w:r>
        <w:r w:rsidDel="007728B0">
          <w:rPr>
            <w:rFonts w:cstheme="minorBidi" w:hint="eastAsia"/>
            <w:sz w:val="22"/>
          </w:rPr>
          <w:delText>可选</w:delText>
        </w:r>
        <w:r w:rsidDel="00462C79">
          <w:rPr>
            <w:rFonts w:cstheme="minorBidi" w:hint="eastAsia"/>
            <w:sz w:val="22"/>
          </w:rPr>
          <w:delText>）需要</w:delText>
        </w:r>
        <w:r w:rsidDel="00462C79">
          <w:rPr>
            <w:rFonts w:cstheme="minorBidi" w:hint="eastAsia"/>
            <w:sz w:val="22"/>
          </w:rPr>
          <w:delText>ramp out</w:delText>
        </w:r>
        <w:r w:rsidDel="00462C79">
          <w:rPr>
            <w:rFonts w:cstheme="minorBidi" w:hint="eastAsia"/>
            <w:sz w:val="22"/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ins w:id="54" w:author="Yang Zhen SGH CDAY223" w:date="2026-01-15T15:51:00Z" w16du:dateUtc="2026-01-15T07:51:00Z">
        <w:r w:rsidR="005D6436">
          <w:rPr>
            <w:rFonts w:cstheme="minorBidi" w:hint="eastAsia"/>
            <w:sz w:val="22"/>
          </w:rPr>
          <w:t>保证车辆维持在当前位置</w:t>
        </w:r>
      </w:ins>
      <w:r>
        <w:rPr>
          <w:rFonts w:cstheme="minorBidi" w:hint="eastAsia"/>
          <w:sz w:val="22"/>
        </w:rPr>
        <w:t>，</w:t>
      </w:r>
      <w:del w:id="55" w:author="Yang Zhen SGH CDAY223" w:date="2026-01-15T15:52:00Z" w16du:dateUtc="2026-01-15T07:52:00Z">
        <w:r w:rsidDel="00D01C8F">
          <w:rPr>
            <w:rFonts w:cstheme="minorBidi" w:hint="eastAsia"/>
            <w:sz w:val="22"/>
          </w:rPr>
          <w:delText>需要基于</w:delText>
        </w:r>
        <w:r w:rsidDel="00D01C8F">
          <w:rPr>
            <w:rFonts w:cstheme="minorBidi" w:hint="eastAsia"/>
            <w:sz w:val="22"/>
          </w:rPr>
          <w:delText>VMC</w:delText>
        </w:r>
        <w:r w:rsidDel="00D01C8F">
          <w:rPr>
            <w:rFonts w:cstheme="minorBidi" w:hint="eastAsia"/>
            <w:sz w:val="22"/>
          </w:rPr>
          <w:delText>请求制动扭矩增压至驾驶员请求制动扭矩</w:delText>
        </w:r>
      </w:del>
      <w:ins w:id="56" w:author="Yang Zhen SGH CDAY223" w:date="2026-01-15T15:52:00Z" w16du:dateUtc="2026-01-15T07:52:00Z">
        <w:r w:rsidR="00D01C8F">
          <w:rPr>
            <w:rFonts w:cstheme="minorBidi" w:hint="eastAsia"/>
            <w:sz w:val="22"/>
          </w:rPr>
          <w:t>制动系统需要保证</w:t>
        </w:r>
        <w:r w:rsidR="003065EC">
          <w:rPr>
            <w:rFonts w:cstheme="minorBidi" w:hint="eastAsia"/>
            <w:sz w:val="22"/>
          </w:rPr>
          <w:t>握手时的平顺性。</w:t>
        </w:r>
      </w:ins>
      <w:r>
        <w:rPr>
          <w:rFonts w:cstheme="minorBidi" w:hint="eastAsia"/>
          <w:sz w:val="22"/>
        </w:rPr>
        <w:t>。</w:t>
      </w:r>
    </w:p>
    <w:p w14:paraId="306915E2" w14:textId="0BAB0F62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</w:t>
      </w:r>
      <w:del w:id="57" w:author="Yang Zhen SGH CDAY223" w:date="2026-01-15T15:53:00Z" w16du:dateUtc="2026-01-15T07:53:00Z">
        <w:r w:rsidDel="003065EC">
          <w:rPr>
            <w:rFonts w:cstheme="minorBidi" w:hint="eastAsia"/>
            <w:sz w:val="22"/>
          </w:rPr>
          <w:delText>VMC</w:delText>
        </w:r>
        <w:r w:rsidDel="003065EC">
          <w:rPr>
            <w:rFonts w:cstheme="minorBidi" w:hint="eastAsia"/>
            <w:sz w:val="22"/>
          </w:rPr>
          <w:delText>请求的制动请求（传统制动和电制动可选）需要</w:delText>
        </w:r>
        <w:r w:rsidDel="003065EC">
          <w:rPr>
            <w:rFonts w:cstheme="minorBidi" w:hint="eastAsia"/>
            <w:sz w:val="22"/>
          </w:rPr>
          <w:delText>ramp out</w:delText>
        </w:r>
        <w:r w:rsidDel="003065EC">
          <w:rPr>
            <w:rFonts w:cstheme="minorBidi" w:hint="eastAsia"/>
            <w:sz w:val="22"/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ins w:id="58" w:author="Yang Zhen SGH CDAY223" w:date="2026-01-15T15:53:00Z" w16du:dateUtc="2026-01-15T07:53:00Z">
        <w:r w:rsidR="00A3449F">
          <w:rPr>
            <w:rFonts w:cstheme="minorBidi" w:hint="eastAsia"/>
            <w:sz w:val="22"/>
          </w:rPr>
          <w:t>保证满足驾驶员的制动请求</w:t>
        </w:r>
      </w:ins>
      <w:del w:id="59" w:author="Yang Zhen SGH CDAY223" w:date="2026-01-15T15:53:00Z" w16du:dateUtc="2026-01-15T07:53:00Z">
        <w:r w:rsidDel="00FC2920">
          <w:rPr>
            <w:rFonts w:cstheme="minorBidi" w:hint="eastAsia"/>
            <w:sz w:val="22"/>
          </w:rPr>
          <w:delText>，需要基于</w:delText>
        </w:r>
        <w:r w:rsidDel="00FC2920">
          <w:rPr>
            <w:rFonts w:cstheme="minorBidi" w:hint="eastAsia"/>
            <w:sz w:val="22"/>
          </w:rPr>
          <w:delText>VMC</w:delText>
        </w:r>
        <w:r w:rsidDel="00FC2920">
          <w:rPr>
            <w:rFonts w:cstheme="minorBidi" w:hint="eastAsia"/>
            <w:sz w:val="22"/>
          </w:rPr>
          <w:delText>请求制动扭矩增压至驾驶员请求制动扭矩</w:delText>
        </w:r>
      </w:del>
      <w:ins w:id="60" w:author="Yang Zhen SGH CDAY223" w:date="2026-01-15T15:53:00Z" w16du:dateUtc="2026-01-15T07:53:00Z">
        <w:r w:rsidR="00FC2920">
          <w:rPr>
            <w:rFonts w:cstheme="minorBidi" w:hint="eastAsia"/>
            <w:sz w:val="22"/>
          </w:rPr>
          <w:t xml:space="preserve"> </w:t>
        </w:r>
        <w:r w:rsidR="00FC2920">
          <w:rPr>
            <w:rFonts w:cstheme="minorBidi" w:hint="eastAsia"/>
            <w:sz w:val="22"/>
          </w:rPr>
          <w:t>制动系统需要保证握手时的平顺性</w:t>
        </w:r>
      </w:ins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3F6C18F3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lastRenderedPageBreak/>
        <w:t>=Standby</w:t>
      </w:r>
      <w:r>
        <w:rPr>
          <w:rFonts w:cstheme="minorBidi" w:hint="eastAsia"/>
          <w:sz w:val="22"/>
        </w:rPr>
        <w:t>）</w:t>
      </w:r>
      <w:del w:id="61" w:author="Yang Zhen SGH CDAY223" w:date="2026-01-15T15:54:00Z" w16du:dateUtc="2026-01-15T07:54:00Z">
        <w:r w:rsidDel="008E4920">
          <w:rPr>
            <w:rFonts w:cstheme="minorBidi" w:hint="eastAsia"/>
            <w:sz w:val="22"/>
          </w:rPr>
          <w:delText>，</w:delText>
        </w:r>
        <w:r w:rsidDel="008E4920">
          <w:rPr>
            <w:rFonts w:cstheme="minorBidi" w:hint="eastAsia"/>
            <w:sz w:val="22"/>
          </w:rPr>
          <w:delText>VMC</w:delText>
        </w:r>
        <w:r w:rsidDel="008E4920">
          <w:rPr>
            <w:rFonts w:cstheme="minorBidi" w:hint="eastAsia"/>
            <w:sz w:val="22"/>
          </w:rPr>
          <w:delText>请求的制动请求（传统制动和电制动可选）需要</w:delText>
        </w:r>
        <w:r w:rsidDel="008E4920">
          <w:rPr>
            <w:rFonts w:cstheme="minorBidi" w:hint="eastAsia"/>
            <w:sz w:val="22"/>
          </w:rPr>
          <w:delText>ramp out</w:delText>
        </w:r>
        <w:r w:rsidDel="008E4920">
          <w:rPr>
            <w:rFonts w:cstheme="minorBidi" w:hint="eastAsia"/>
            <w:sz w:val="22"/>
          </w:rPr>
          <w:delText>，制动系统介入，需要基于</w:delText>
        </w:r>
        <w:r w:rsidDel="008E4920">
          <w:rPr>
            <w:rFonts w:cstheme="minorBidi" w:hint="eastAsia"/>
            <w:sz w:val="22"/>
          </w:rPr>
          <w:delText>VMC</w:delText>
        </w:r>
        <w:r w:rsidDel="008E4920">
          <w:rPr>
            <w:rFonts w:cstheme="minorBidi" w:hint="eastAsia"/>
            <w:sz w:val="22"/>
          </w:rPr>
          <w:delText>请求制动扭矩增压至驾驶员请求制动扭矩。</w:delText>
        </w:r>
      </w:del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4D1CCF42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当检测到车辆正在</w:t>
      </w:r>
      <w:commentRangeStart w:id="62"/>
      <w:commentRangeStart w:id="63"/>
      <w:commentRangeStart w:id="64"/>
      <w:r>
        <w:rPr>
          <w:rFonts w:cstheme="minorBidi" w:hint="eastAsia"/>
          <w:sz w:val="22"/>
        </w:rPr>
        <w:t>恶劣工况</w:t>
      </w:r>
      <w:commentRangeEnd w:id="62"/>
      <w:r w:rsidR="00357270">
        <w:rPr>
          <w:rStyle w:val="affff4"/>
          <w:lang w:val="zh-CN"/>
        </w:rPr>
        <w:commentReference w:id="62"/>
      </w:r>
      <w:commentRangeEnd w:id="63"/>
      <w:r w:rsidR="00343D27">
        <w:rPr>
          <w:rStyle w:val="affff4"/>
          <w:lang w:val="zh-CN"/>
        </w:rPr>
        <w:commentReference w:id="63"/>
      </w:r>
      <w:commentRangeEnd w:id="64"/>
      <w:r w:rsidR="00562B37">
        <w:rPr>
          <w:rStyle w:val="affff4"/>
          <w:lang w:val="zh-CN"/>
        </w:rPr>
        <w:commentReference w:id="64"/>
      </w:r>
      <w:r>
        <w:rPr>
          <w:rFonts w:cstheme="minorBidi" w:hint="eastAsia"/>
          <w:sz w:val="22"/>
        </w:rPr>
        <w:t>路面</w:t>
      </w:r>
      <w:ins w:id="65" w:author="Yang Zhen SGH CDAY223" w:date="2026-01-15T15:55:00Z" w16du:dateUtc="2026-01-15T07:55:00Z">
        <w:r w:rsidR="00A83EFA">
          <w:rPr>
            <w:rFonts w:cstheme="minorBidi" w:hint="eastAsia"/>
            <w:sz w:val="22"/>
          </w:rPr>
          <w:t>（取决于</w:t>
        </w:r>
        <w:r w:rsidR="00A83EFA">
          <w:rPr>
            <w:rFonts w:cstheme="minorBidi" w:hint="eastAsia"/>
            <w:sz w:val="22"/>
          </w:rPr>
          <w:t xml:space="preserve">SGMW AI </w:t>
        </w:r>
        <w:r w:rsidR="00A83EFA">
          <w:rPr>
            <w:rFonts w:cstheme="minorBidi" w:hint="eastAsia"/>
            <w:sz w:val="22"/>
          </w:rPr>
          <w:t>地型识别信号）</w:t>
        </w:r>
      </w:ins>
      <w:r>
        <w:rPr>
          <w:rFonts w:cstheme="minorBidi" w:hint="eastAsia"/>
          <w:sz w:val="22"/>
        </w:rPr>
        <w:t>或者行驶到坡道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</w:t>
      </w:r>
      <w:del w:id="66" w:author="Yang Zhen SGH CDAY223" w:date="2026-01-15T15:56:00Z" w16du:dateUtc="2026-01-15T07:56:00Z">
        <w:r w:rsidDel="000E5B5C">
          <w:rPr>
            <w:rFonts w:cstheme="minorBidi" w:hint="eastAsia"/>
            <w:sz w:val="22"/>
          </w:rPr>
          <w:delText>VMC</w:delText>
        </w:r>
        <w:r w:rsidDel="000E5B5C">
          <w:rPr>
            <w:rFonts w:cstheme="minorBidi" w:hint="eastAsia"/>
            <w:sz w:val="22"/>
          </w:rPr>
          <w:delText>请求的制动请求（传统制动和电制动可选）需要</w:delText>
        </w:r>
        <w:r w:rsidDel="000E5B5C">
          <w:rPr>
            <w:rFonts w:cstheme="minorBidi" w:hint="eastAsia"/>
            <w:sz w:val="22"/>
          </w:rPr>
          <w:delText>ramp out</w:delText>
        </w:r>
        <w:r w:rsidDel="000E5B5C">
          <w:rPr>
            <w:rFonts w:cstheme="minorBidi" w:hint="eastAsia"/>
            <w:sz w:val="22"/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ins w:id="67" w:author="Yang Zhen SGH CDAY223" w:date="2026-01-15T15:57:00Z" w16du:dateUtc="2026-01-15T07:57:00Z">
        <w:r w:rsidR="0074402E">
          <w:rPr>
            <w:rFonts w:cstheme="minorBidi" w:hint="eastAsia"/>
            <w:sz w:val="22"/>
          </w:rPr>
          <w:t>保证满足驾驶员的制动请求</w:t>
        </w:r>
      </w:ins>
      <w:r>
        <w:rPr>
          <w:rFonts w:cstheme="minorBidi" w:hint="eastAsia"/>
          <w:sz w:val="22"/>
        </w:rPr>
        <w:t>，</w:t>
      </w:r>
      <w:del w:id="68" w:author="Yang Zhen SGH CDAY223" w:date="2026-01-15T15:57:00Z" w16du:dateUtc="2026-01-15T07:57:00Z">
        <w:r w:rsidDel="00103578">
          <w:rPr>
            <w:rFonts w:cstheme="minorBidi" w:hint="eastAsia"/>
            <w:sz w:val="22"/>
          </w:rPr>
          <w:delText>需要基于</w:delText>
        </w:r>
        <w:r w:rsidDel="00103578">
          <w:rPr>
            <w:rFonts w:cstheme="minorBidi" w:hint="eastAsia"/>
            <w:sz w:val="22"/>
          </w:rPr>
          <w:delText>VMC</w:delText>
        </w:r>
        <w:r w:rsidDel="00103578">
          <w:rPr>
            <w:rFonts w:cstheme="minorBidi" w:hint="eastAsia"/>
            <w:sz w:val="22"/>
          </w:rPr>
          <w:delText>请求制动扭矩增压至驾驶员请求制动扭矩</w:delText>
        </w:r>
      </w:del>
      <w:ins w:id="69" w:author="Yang Zhen SGH CDAY223" w:date="2026-01-15T15:57:00Z" w16du:dateUtc="2026-01-15T07:57:00Z">
        <w:r w:rsidR="00103578">
          <w:rPr>
            <w:rFonts w:cstheme="minorBidi" w:hint="eastAsia"/>
            <w:sz w:val="22"/>
          </w:rPr>
          <w:t>制动系统需要保证握手时的平顺性</w:t>
        </w:r>
      </w:ins>
      <w:r>
        <w:rPr>
          <w:rFonts w:cstheme="minorBidi" w:hint="eastAsia"/>
          <w:sz w:val="22"/>
        </w:rPr>
        <w:t>。</w:t>
      </w:r>
    </w:p>
    <w:p w14:paraId="7F9BD8BE" w14:textId="77777777" w:rsidR="009E3A7B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制动：</w:t>
      </w:r>
      <w:r>
        <w:rPr>
          <w:rFonts w:cstheme="minorBidi" w:hint="eastAsia"/>
          <w:sz w:val="22"/>
        </w:rPr>
        <w:t xml:space="preserve"> ABS</w:t>
      </w:r>
      <w:r>
        <w:rPr>
          <w:rFonts w:cstheme="minorBidi" w:hint="eastAsia"/>
          <w:color w:val="000000" w:themeColor="text1"/>
          <w:sz w:val="22"/>
        </w:rPr>
        <w:t xml:space="preserve">, EBD, TCS, </w:t>
      </w:r>
      <w:r>
        <w:rPr>
          <w:rFonts w:cstheme="minorBidi" w:hint="eastAsia"/>
          <w:sz w:val="22"/>
        </w:rPr>
        <w:t>YSC, DTC</w:t>
      </w:r>
      <w:r>
        <w:rPr>
          <w:rFonts w:cstheme="minorBidi" w:hint="eastAsia"/>
          <w:sz w:val="22"/>
        </w:rPr>
        <w:t>等稳定控制功能激活</w:t>
      </w:r>
    </w:p>
    <w:p w14:paraId="51E72C1E" w14:textId="77777777" w:rsidR="009E3A7B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lang w:val="de-DE"/>
        </w:rPr>
      </w:pPr>
      <w:r>
        <w:rPr>
          <w:rFonts w:cstheme="minorBidi" w:hint="eastAsia"/>
          <w:sz w:val="22"/>
          <w:lang w:val="de-DE"/>
        </w:rPr>
        <w:t>VMC</w:t>
      </w:r>
      <w:r>
        <w:rPr>
          <w:rFonts w:cstheme="minorBidi" w:hint="eastAsia"/>
          <w:sz w:val="22"/>
          <w:lang w:val="de-DE"/>
        </w:rPr>
        <w:t>：</w:t>
      </w:r>
      <w:r>
        <w:rPr>
          <w:rFonts w:cstheme="minorBidi" w:hint="eastAsia"/>
          <w:sz w:val="22"/>
          <w:lang w:val="de-DE"/>
        </w:rPr>
        <w:t xml:space="preserve"> </w:t>
      </w:r>
      <w:proofErr w:type="spellStart"/>
      <w:r>
        <w:rPr>
          <w:rFonts w:cstheme="minorBidi" w:hint="eastAsia"/>
          <w:sz w:val="22"/>
          <w:lang w:val="de-DE"/>
        </w:rPr>
        <w:t>TankTurn</w:t>
      </w:r>
      <w:proofErr w:type="spellEnd"/>
      <w:r>
        <w:rPr>
          <w:rFonts w:cstheme="minorBidi" w:hint="eastAsia"/>
          <w:sz w:val="22"/>
          <w:lang w:val="de-DE"/>
        </w:rPr>
        <w:t xml:space="preserve">, </w:t>
      </w:r>
      <w:proofErr w:type="spellStart"/>
      <w:r>
        <w:rPr>
          <w:rFonts w:cstheme="minorBidi" w:hint="eastAsia"/>
          <w:sz w:val="22"/>
          <w:lang w:val="de-DE"/>
        </w:rPr>
        <w:t>CompasTurn</w:t>
      </w:r>
      <w:proofErr w:type="spellEnd"/>
      <w:r>
        <w:rPr>
          <w:rFonts w:cstheme="minorBidi" w:hint="eastAsia"/>
          <w:sz w:val="22"/>
          <w:lang w:val="de-DE"/>
        </w:rPr>
        <w:t xml:space="preserve">, </w:t>
      </w:r>
      <w:proofErr w:type="spellStart"/>
      <w:r>
        <w:rPr>
          <w:rFonts w:cstheme="minorBidi" w:hint="eastAsia"/>
          <w:sz w:val="22"/>
          <w:lang w:val="de-DE"/>
        </w:rPr>
        <w:t>Pre</w:t>
      </w:r>
      <w:proofErr w:type="spellEnd"/>
      <w:r>
        <w:rPr>
          <w:rFonts w:cstheme="minorBidi" w:hint="eastAsia"/>
          <w:sz w:val="22"/>
          <w:lang w:val="de-DE"/>
        </w:rPr>
        <w:t xml:space="preserve">-stab, CMS </w:t>
      </w:r>
      <w:r>
        <w:rPr>
          <w:rFonts w:cstheme="minorBidi" w:hint="eastAsia"/>
          <w:sz w:val="22"/>
          <w:lang w:val="de-DE"/>
        </w:rPr>
        <w:t>等稳定控制功能激活</w:t>
      </w:r>
    </w:p>
    <w:p w14:paraId="2C946885" w14:textId="0AA77CAC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Pr="00357270">
        <w:rPr>
          <w:rFonts w:cstheme="minorBidi" w:hint="eastAsia"/>
          <w:sz w:val="22"/>
          <w:lang w:val="de-DE"/>
        </w:rPr>
        <w:t>CST_Status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del w:id="70" w:author="Yang Zhen SGH CDAY223" w:date="2026-01-15T15:59:00Z" w16du:dateUtc="2026-01-15T07:59:00Z">
        <w:r w:rsidRPr="00357270" w:rsidDel="00EB7563">
          <w:rPr>
            <w:rFonts w:cstheme="minorBidi" w:hint="eastAsia"/>
            <w:sz w:val="22"/>
            <w:lang w:val="de-DE"/>
          </w:rPr>
          <w:delText>VMC</w:delText>
        </w:r>
        <w:r w:rsidDel="00EB7563">
          <w:rPr>
            <w:rFonts w:cstheme="minorBidi" w:hint="eastAsia"/>
            <w:sz w:val="22"/>
          </w:rPr>
          <w:delText>请求的制动请求</w:delText>
        </w:r>
        <w:r w:rsidRPr="00357270" w:rsidDel="00EB7563">
          <w:rPr>
            <w:rFonts w:cstheme="minorBidi" w:hint="eastAsia"/>
            <w:sz w:val="22"/>
            <w:lang w:val="de-DE"/>
          </w:rPr>
          <w:delText>（</w:delText>
        </w:r>
        <w:r w:rsidDel="00EB7563">
          <w:rPr>
            <w:rFonts w:cstheme="minorBidi" w:hint="eastAsia"/>
            <w:sz w:val="22"/>
          </w:rPr>
          <w:delText>传统制动和电制动可选</w:delText>
        </w:r>
        <w:r w:rsidRPr="00357270" w:rsidDel="00EB7563">
          <w:rPr>
            <w:rFonts w:cstheme="minorBidi" w:hint="eastAsia"/>
            <w:sz w:val="22"/>
            <w:lang w:val="de-DE"/>
          </w:rPr>
          <w:delText>）</w:delText>
        </w:r>
        <w:r w:rsidDel="00EB7563">
          <w:rPr>
            <w:rFonts w:cstheme="minorBidi" w:hint="eastAsia"/>
            <w:sz w:val="22"/>
          </w:rPr>
          <w:delText>需要</w:delText>
        </w:r>
        <w:r w:rsidRPr="00357270" w:rsidDel="00EB7563">
          <w:rPr>
            <w:rFonts w:cstheme="minorBidi" w:hint="eastAsia"/>
            <w:sz w:val="22"/>
            <w:lang w:val="de-DE"/>
          </w:rPr>
          <w:delText>ramp out</w:delText>
        </w:r>
        <w:r w:rsidRPr="00357270" w:rsidDel="00EB7563">
          <w:rPr>
            <w:rFonts w:cstheme="minorBidi" w:hint="eastAsia"/>
            <w:sz w:val="22"/>
            <w:lang w:val="de-DE"/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del w:id="71" w:author="Yang Zhen SGH CDAY223" w:date="2026-01-15T15:59:00Z" w16du:dateUtc="2026-01-15T07:59:00Z">
        <w:r w:rsidDel="00231F8B">
          <w:rPr>
            <w:rFonts w:cstheme="minorBidi" w:hint="eastAsia"/>
            <w:sz w:val="22"/>
          </w:rPr>
          <w:delText>需要基于</w:delText>
        </w:r>
        <w:r w:rsidRPr="00357270" w:rsidDel="00231F8B">
          <w:rPr>
            <w:rFonts w:cstheme="minorBidi" w:hint="eastAsia"/>
            <w:sz w:val="22"/>
            <w:lang w:val="de-DE"/>
          </w:rPr>
          <w:delText>VMC</w:delText>
        </w:r>
        <w:r w:rsidDel="00231F8B">
          <w:rPr>
            <w:rFonts w:cstheme="minorBidi" w:hint="eastAsia"/>
            <w:sz w:val="22"/>
          </w:rPr>
          <w:delText>请求制动扭矩增压至驾驶员请求制动扭矩</w:delText>
        </w:r>
      </w:del>
      <w:ins w:id="72" w:author="Yang Zhen SGH CDAY223" w:date="2026-01-15T15:59:00Z" w16du:dateUtc="2026-01-15T07:59:00Z">
        <w:r w:rsidR="00231F8B">
          <w:rPr>
            <w:rFonts w:cstheme="minorBidi" w:hint="eastAsia"/>
            <w:sz w:val="22"/>
          </w:rPr>
          <w:t>制动系统需要保证握手时的平顺性</w:t>
        </w:r>
      </w:ins>
      <w:r>
        <w:rPr>
          <w:rFonts w:cstheme="minorBidi" w:hint="eastAsia"/>
          <w:sz w:val="22"/>
        </w:rPr>
        <w:t>。</w:t>
      </w:r>
    </w:p>
    <w:p w14:paraId="547A8630" w14:textId="2C405203" w:rsidR="009E3A7B" w:rsidRPr="002F0A11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  <w:rPrChange w:id="73" w:author="Yang Zhen SGH CDAY223" w:date="2026-01-15T16:02:00Z" w16du:dateUtc="2026-01-15T08:02:00Z">
            <w:rPr>
              <w:rFonts w:cstheme="minorBidi"/>
              <w:sz w:val="22"/>
            </w:rPr>
          </w:rPrChange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2F0A11">
        <w:rPr>
          <w:rFonts w:cstheme="minorBidi" w:hint="eastAsia"/>
          <w:sz w:val="22"/>
          <w:lang w:val="de-DE"/>
          <w:rPrChange w:id="7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</w:t>
      </w:r>
      <w:r w:rsidR="00AD1EBA" w:rsidRPr="002F0A11">
        <w:rPr>
          <w:rFonts w:cstheme="minorBidi"/>
          <w:sz w:val="22"/>
          <w:lang w:val="de-DE"/>
          <w:rPrChange w:id="75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AEB/APA</w:t>
      </w:r>
      <w:r w:rsidR="00B43884" w:rsidRPr="002F0A11">
        <w:rPr>
          <w:rFonts w:cstheme="minorBidi"/>
          <w:sz w:val="22"/>
          <w:lang w:val="de-DE"/>
          <w:rPrChange w:id="76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/ACC</w:t>
      </w:r>
      <w:r w:rsidR="00AD1EBA" w:rsidRPr="002F0A11">
        <w:rPr>
          <w:rFonts w:cstheme="minorBidi" w:hint="eastAsia"/>
          <w:sz w:val="22"/>
          <w:lang w:val="de-DE"/>
          <w:rPrChange w:id="7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</w:t>
      </w:r>
      <w:r>
        <w:rPr>
          <w:rFonts w:cstheme="minorBidi" w:hint="eastAsia"/>
          <w:sz w:val="22"/>
        </w:rPr>
        <w:t>激活时</w:t>
      </w:r>
      <w:r w:rsidRPr="002F0A11">
        <w:rPr>
          <w:rFonts w:cstheme="minorBidi" w:hint="eastAsia"/>
          <w:sz w:val="22"/>
          <w:lang w:val="de-DE"/>
          <w:rPrChange w:id="78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r w:rsidRPr="002F0A11">
        <w:rPr>
          <w:rFonts w:cstheme="minorBidi"/>
          <w:sz w:val="22"/>
          <w:lang w:val="de-DE"/>
          <w:rPrChange w:id="79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</w:t>
      </w:r>
      <w:r>
        <w:rPr>
          <w:rFonts w:cstheme="minorBidi" w:hint="eastAsia"/>
          <w:sz w:val="22"/>
        </w:rPr>
        <w:t>功能需要退出</w:t>
      </w:r>
      <w:r w:rsidRPr="002F0A11">
        <w:rPr>
          <w:rFonts w:cstheme="minorBidi" w:hint="eastAsia"/>
          <w:sz w:val="22"/>
          <w:lang w:val="de-DE"/>
          <w:rPrChange w:id="8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（“</w:t>
      </w:r>
      <w:proofErr w:type="spellStart"/>
      <w:r w:rsidRPr="002F0A11">
        <w:rPr>
          <w:rFonts w:cstheme="minorBidi"/>
          <w:sz w:val="22"/>
          <w:lang w:val="de-DE"/>
          <w:rPrChange w:id="81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CST_Status</w:t>
      </w:r>
      <w:proofErr w:type="spellEnd"/>
      <w:r w:rsidRPr="002F0A11">
        <w:rPr>
          <w:rFonts w:cstheme="minorBidi" w:hint="eastAsia"/>
          <w:sz w:val="22"/>
          <w:lang w:val="de-DE"/>
          <w:rPrChange w:id="8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”</w:t>
      </w:r>
      <w:r w:rsidRPr="002F0A11">
        <w:rPr>
          <w:rFonts w:cstheme="minorBidi"/>
          <w:sz w:val="22"/>
          <w:lang w:val="de-DE"/>
          <w:rPrChange w:id="8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=Standby</w:t>
      </w:r>
      <w:r w:rsidRPr="002F0A11">
        <w:rPr>
          <w:rFonts w:cstheme="minorBidi" w:hint="eastAsia"/>
          <w:sz w:val="22"/>
          <w:lang w:val="de-DE"/>
          <w:rPrChange w:id="8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），</w:t>
      </w:r>
      <w:del w:id="85" w:author="Yang Zhen SGH CDAY223" w:date="2026-01-15T16:00:00Z" w16du:dateUtc="2026-01-15T08:00:00Z">
        <w:r w:rsidRPr="002F0A11" w:rsidDel="001B25F6">
          <w:rPr>
            <w:rFonts w:cstheme="minorBidi"/>
            <w:sz w:val="22"/>
            <w:lang w:val="de-DE"/>
            <w:rPrChange w:id="86" w:author="Yang Zhen SGH CDAY223" w:date="2026-01-15T16:02:00Z" w16du:dateUtc="2026-01-15T08:02:00Z">
              <w:rPr>
                <w:rFonts w:cstheme="minorBidi"/>
                <w:sz w:val="22"/>
              </w:rPr>
            </w:rPrChange>
          </w:rPr>
          <w:delText>VMC</w:delText>
        </w:r>
        <w:r w:rsidDel="001B25F6">
          <w:rPr>
            <w:rFonts w:cstheme="minorBidi" w:hint="eastAsia"/>
            <w:sz w:val="22"/>
          </w:rPr>
          <w:delText>请求的制动请求</w:delText>
        </w:r>
        <w:r w:rsidRPr="002F0A11" w:rsidDel="001B25F6">
          <w:rPr>
            <w:rFonts w:cstheme="minorBidi" w:hint="eastAsia"/>
            <w:sz w:val="22"/>
            <w:lang w:val="de-DE"/>
            <w:rPrChange w:id="87" w:author="Yang Zhen SGH CDAY223" w:date="2026-01-15T16:02:00Z" w16du:dateUtc="2026-01-15T08:02:00Z">
              <w:rPr>
                <w:rFonts w:cstheme="minorBidi" w:hint="eastAsia"/>
                <w:sz w:val="22"/>
              </w:rPr>
            </w:rPrChange>
          </w:rPr>
          <w:delText>（</w:delText>
        </w:r>
        <w:r w:rsidDel="001B25F6">
          <w:rPr>
            <w:rFonts w:cstheme="minorBidi" w:hint="eastAsia"/>
            <w:sz w:val="22"/>
          </w:rPr>
          <w:delText>传统制动和电制动可选</w:delText>
        </w:r>
        <w:r w:rsidRPr="002F0A11" w:rsidDel="001B25F6">
          <w:rPr>
            <w:rFonts w:cstheme="minorBidi" w:hint="eastAsia"/>
            <w:sz w:val="22"/>
            <w:lang w:val="de-DE"/>
            <w:rPrChange w:id="88" w:author="Yang Zhen SGH CDAY223" w:date="2026-01-15T16:02:00Z" w16du:dateUtc="2026-01-15T08:02:00Z">
              <w:rPr>
                <w:rFonts w:cstheme="minorBidi" w:hint="eastAsia"/>
                <w:sz w:val="22"/>
              </w:rPr>
            </w:rPrChange>
          </w:rPr>
          <w:delText>）</w:delText>
        </w:r>
        <w:r w:rsidDel="001B25F6">
          <w:rPr>
            <w:rFonts w:cstheme="minorBidi" w:hint="eastAsia"/>
            <w:sz w:val="22"/>
          </w:rPr>
          <w:delText>需要</w:delText>
        </w:r>
        <w:r w:rsidRPr="002F0A11" w:rsidDel="001B25F6">
          <w:rPr>
            <w:rFonts w:cstheme="minorBidi"/>
            <w:sz w:val="22"/>
            <w:lang w:val="de-DE"/>
            <w:rPrChange w:id="89" w:author="Yang Zhen SGH CDAY223" w:date="2026-01-15T16:02:00Z" w16du:dateUtc="2026-01-15T08:02:00Z">
              <w:rPr>
                <w:rFonts w:cstheme="minorBidi"/>
                <w:sz w:val="22"/>
              </w:rPr>
            </w:rPrChange>
          </w:rPr>
          <w:delText>ramp out</w:delText>
        </w:r>
        <w:r w:rsidRPr="002F0A11" w:rsidDel="001B25F6">
          <w:rPr>
            <w:rFonts w:cstheme="minorBidi" w:hint="eastAsia"/>
            <w:sz w:val="22"/>
            <w:lang w:val="de-DE"/>
            <w:rPrChange w:id="90" w:author="Yang Zhen SGH CDAY223" w:date="2026-01-15T16:02:00Z" w16du:dateUtc="2026-01-15T08:02:00Z">
              <w:rPr>
                <w:rFonts w:cstheme="minorBidi" w:hint="eastAsia"/>
                <w:sz w:val="22"/>
              </w:rPr>
            </w:rPrChange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proofErr w:type="gramStart"/>
      <w:ins w:id="91" w:author="Yang Zhen SGH CDAY223" w:date="2026-01-15T16:00:00Z" w16du:dateUtc="2026-01-15T08:00:00Z">
        <w:r w:rsidR="001B25F6">
          <w:rPr>
            <w:rFonts w:cstheme="minorBidi" w:hint="eastAsia"/>
            <w:sz w:val="22"/>
          </w:rPr>
          <w:t>响应智驾的</w:t>
        </w:r>
        <w:proofErr w:type="gramEnd"/>
        <w:r w:rsidR="001B25F6">
          <w:rPr>
            <w:rFonts w:cstheme="minorBidi" w:hint="eastAsia"/>
            <w:sz w:val="22"/>
          </w:rPr>
          <w:t>请求</w:t>
        </w:r>
      </w:ins>
      <w:r w:rsidRPr="002F0A11">
        <w:rPr>
          <w:rFonts w:cstheme="minorBidi" w:hint="eastAsia"/>
          <w:sz w:val="22"/>
          <w:lang w:val="de-DE"/>
          <w:rPrChange w:id="9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del w:id="93" w:author="Yang Zhen SGH CDAY223" w:date="2026-01-15T16:01:00Z" w16du:dateUtc="2026-01-15T08:01:00Z">
        <w:r w:rsidDel="00955ADF">
          <w:rPr>
            <w:rFonts w:cstheme="minorBidi" w:hint="eastAsia"/>
            <w:sz w:val="22"/>
          </w:rPr>
          <w:delText>需要基于</w:delText>
        </w:r>
        <w:r w:rsidRPr="002F0A11" w:rsidDel="00955ADF">
          <w:rPr>
            <w:rFonts w:cstheme="minorBidi"/>
            <w:sz w:val="22"/>
            <w:lang w:val="de-DE"/>
            <w:rPrChange w:id="94" w:author="Yang Zhen SGH CDAY223" w:date="2026-01-15T16:02:00Z" w16du:dateUtc="2026-01-15T08:02:00Z">
              <w:rPr>
                <w:rFonts w:cstheme="minorBidi"/>
                <w:sz w:val="22"/>
              </w:rPr>
            </w:rPrChange>
          </w:rPr>
          <w:delText>VMC</w:delText>
        </w:r>
        <w:r w:rsidDel="00955ADF">
          <w:rPr>
            <w:rFonts w:cstheme="minorBidi" w:hint="eastAsia"/>
            <w:sz w:val="22"/>
          </w:rPr>
          <w:delText>请求制动扭矩增压至驾驶员请求制动扭矩</w:delText>
        </w:r>
      </w:del>
      <w:ins w:id="95" w:author="Yang Zhen SGH CDAY223" w:date="2026-01-15T16:01:00Z" w16du:dateUtc="2026-01-15T08:01:00Z">
        <w:r w:rsidR="00955ADF">
          <w:rPr>
            <w:rFonts w:cstheme="minorBidi" w:hint="eastAsia"/>
            <w:sz w:val="22"/>
          </w:rPr>
          <w:t>制动系统需要保证握手时的平顺性</w:t>
        </w:r>
      </w:ins>
      <w:r>
        <w:rPr>
          <w:rFonts w:cstheme="minorBidi" w:hint="eastAsia"/>
          <w:sz w:val="22"/>
        </w:rPr>
        <w:t>。</w:t>
      </w:r>
    </w:p>
    <w:p w14:paraId="7B7AD166" w14:textId="1DBF8DF1" w:rsidR="009E3A7B" w:rsidRPr="002F0A11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  <w:rPrChange w:id="96" w:author="Yang Zhen SGH CDAY223" w:date="2026-01-15T16:02:00Z" w16du:dateUtc="2026-01-15T08:02:00Z">
            <w:rPr>
              <w:rFonts w:cstheme="minorBidi"/>
              <w:sz w:val="22"/>
            </w:rPr>
          </w:rPrChange>
        </w:rPr>
      </w:pPr>
      <w:r w:rsidRPr="002F0A11">
        <w:rPr>
          <w:rFonts w:cstheme="minorBidi" w:hint="eastAsia"/>
          <w:sz w:val="22"/>
          <w:highlight w:val="yellow"/>
          <w:rPrChange w:id="9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如果驾驶员手动</w:t>
      </w:r>
      <w:r w:rsidR="00230A44" w:rsidRPr="002F0A11">
        <w:rPr>
          <w:rFonts w:cstheme="minorBidi" w:hint="eastAsia"/>
          <w:sz w:val="22"/>
          <w:highlight w:val="yellow"/>
          <w:rPrChange w:id="98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按压</w:t>
      </w:r>
      <w:r w:rsidRPr="002F0A11">
        <w:rPr>
          <w:rFonts w:cstheme="minorBidi" w:hint="eastAsia"/>
          <w:sz w:val="22"/>
          <w:highlight w:val="yellow"/>
          <w:rPrChange w:id="9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开关（</w:t>
      </w:r>
      <w:r w:rsidR="00F932E6" w:rsidRPr="002F0A11">
        <w:rPr>
          <w:rFonts w:cstheme="minorBidi"/>
          <w:sz w:val="22"/>
          <w:highlight w:val="yellow"/>
          <w:rPrChange w:id="10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HMI </w:t>
      </w:r>
      <w:r w:rsidR="00F932E6" w:rsidRPr="002F0A11">
        <w:rPr>
          <w:rFonts w:cstheme="minorBidi" w:hint="eastAsia"/>
          <w:sz w:val="22"/>
          <w:highlight w:val="yellow"/>
          <w:rPrChange w:id="10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发送</w:t>
      </w:r>
      <w:proofErr w:type="spellStart"/>
      <w:r w:rsidR="007A0011" w:rsidRPr="002F0A11">
        <w:rPr>
          <w:rFonts w:cstheme="minorBidi"/>
          <w:sz w:val="22"/>
          <w:highlight w:val="yellow"/>
          <w:rPrChange w:id="10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CSTSwt</w:t>
      </w:r>
      <w:proofErr w:type="spellEnd"/>
      <w:r w:rsidR="00EF4AE6" w:rsidRPr="002F0A11">
        <w:rPr>
          <w:rFonts w:cstheme="minorBidi"/>
          <w:sz w:val="22"/>
          <w:highlight w:val="yellow"/>
          <w:rPrChange w:id="10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230A44" w:rsidRPr="002F0A11">
        <w:rPr>
          <w:rFonts w:cstheme="minorBidi"/>
          <w:sz w:val="22"/>
          <w:highlight w:val="yellow"/>
          <w:rPrChange w:id="10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807E75" w:rsidRPr="002F0A11">
        <w:rPr>
          <w:rFonts w:cstheme="minorBidi"/>
          <w:sz w:val="22"/>
          <w:highlight w:val="yellow"/>
          <w:rPrChange w:id="105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0x0: Not Press   0x1: Press</w:t>
      </w:r>
      <w:r w:rsidR="00230A44" w:rsidRPr="002F0A11">
        <w:rPr>
          <w:rFonts w:cstheme="minorBidi" w:hint="eastAsia"/>
          <w:sz w:val="22"/>
          <w:highlight w:val="yellow"/>
          <w:rPrChange w:id="10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r w:rsidR="00807E75" w:rsidRPr="002F0A11">
        <w:rPr>
          <w:rFonts w:cstheme="minorBidi"/>
          <w:sz w:val="22"/>
          <w:highlight w:val="yellow"/>
          <w:rPrChange w:id="107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230A44" w:rsidRPr="002F0A11">
        <w:rPr>
          <w:rFonts w:cstheme="minorBidi"/>
          <w:sz w:val="22"/>
          <w:highlight w:val="yellow"/>
          <w:rPrChange w:id="10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5</w:t>
      </w:r>
      <w:r w:rsidR="00EF4AE6" w:rsidRPr="002F0A11">
        <w:rPr>
          <w:rFonts w:cstheme="minorBidi" w:hint="eastAsia"/>
          <w:sz w:val="22"/>
          <w:highlight w:val="yellow"/>
          <w:rPrChange w:id="10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帧</w:t>
      </w:r>
      <w:r w:rsidR="00807E75" w:rsidRPr="002F0A11">
        <w:rPr>
          <w:rFonts w:cstheme="minorBidi"/>
          <w:sz w:val="22"/>
          <w:highlight w:val="yellow"/>
          <w:rPrChange w:id="11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1</w:t>
      </w:r>
      <w:r w:rsidR="00EF4AE6" w:rsidRPr="002F0A11">
        <w:rPr>
          <w:rFonts w:cstheme="minorBidi" w:hint="eastAsia"/>
          <w:sz w:val="22"/>
          <w:highlight w:val="yellow"/>
          <w:rPrChange w:id="11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有效？</w:t>
      </w:r>
      <w:proofErr w:type="gramStart"/>
      <w:r w:rsidR="00EF4AE6" w:rsidRPr="002F0A11">
        <w:rPr>
          <w:rFonts w:cstheme="minorBidi"/>
          <w:sz w:val="22"/>
          <w:highlight w:val="yellow"/>
          <w:rPrChange w:id="11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)</w:t>
      </w:r>
      <w:r w:rsidR="007A0011" w:rsidRPr="002F0A11">
        <w:rPr>
          <w:rFonts w:cstheme="minorBidi"/>
          <w:sz w:val="22"/>
          <w:highlight w:val="yellow"/>
          <w:rPrChange w:id="11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816A4C" w:rsidRPr="002F0A11">
        <w:rPr>
          <w:rFonts w:cstheme="minorBidi"/>
          <w:sz w:val="22"/>
          <w:highlight w:val="yellow"/>
          <w:rPrChange w:id="11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Host</w:t>
      </w:r>
      <w:proofErr w:type="gramEnd"/>
      <w:r w:rsidR="00816A4C" w:rsidRPr="002F0A11">
        <w:rPr>
          <w:rFonts w:cstheme="minorBidi"/>
          <w:sz w:val="22"/>
          <w:highlight w:val="yellow"/>
          <w:rPrChange w:id="115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ECU </w:t>
      </w:r>
      <w:r w:rsidR="00816A4C" w:rsidRPr="002F0A11">
        <w:rPr>
          <w:rFonts w:cstheme="minorBidi" w:hint="eastAsia"/>
          <w:sz w:val="22"/>
          <w:highlight w:val="yellow"/>
          <w:rPrChange w:id="11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负责检测信号的有效性</w:t>
      </w:r>
      <w:r w:rsidR="00F0493A" w:rsidRPr="002F0A11">
        <w:rPr>
          <w:rFonts w:cstheme="minorBidi" w:hint="eastAsia"/>
          <w:sz w:val="22"/>
          <w:highlight w:val="yellow"/>
          <w:rPrChange w:id="11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（超过</w:t>
      </w:r>
      <w:r w:rsidR="00F0493A" w:rsidRPr="002F0A11">
        <w:rPr>
          <w:rFonts w:cstheme="minorBidi"/>
          <w:sz w:val="22"/>
          <w:highlight w:val="yellow"/>
          <w:rPrChange w:id="11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5</w:t>
      </w:r>
      <w:r w:rsidR="00F0493A" w:rsidRPr="002F0A11">
        <w:rPr>
          <w:rFonts w:cstheme="minorBidi" w:hint="eastAsia"/>
          <w:sz w:val="22"/>
          <w:highlight w:val="yellow"/>
          <w:rPrChange w:id="11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帧有效）</w:t>
      </w:r>
      <w:r w:rsidR="00426CB3" w:rsidRPr="002F0A11">
        <w:rPr>
          <w:rFonts w:cstheme="minorBidi" w:hint="eastAsia"/>
          <w:sz w:val="22"/>
          <w:highlight w:val="yellow"/>
          <w:rPrChange w:id="12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r w:rsidR="00680083" w:rsidRPr="002F0A11">
        <w:rPr>
          <w:rFonts w:cstheme="minorBidi" w:hint="eastAsia"/>
          <w:sz w:val="22"/>
          <w:highlight w:val="yellow"/>
          <w:rPrChange w:id="12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然后</w:t>
      </w:r>
      <w:r w:rsidR="002D12BE" w:rsidRPr="002F0A11">
        <w:rPr>
          <w:rFonts w:cstheme="minorBidi"/>
          <w:sz w:val="22"/>
          <w:highlight w:val="yellow"/>
          <w:rPrChange w:id="12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Host ECU </w:t>
      </w:r>
      <w:r w:rsidR="002D12BE" w:rsidRPr="002F0A11">
        <w:rPr>
          <w:rFonts w:cstheme="minorBidi" w:hint="eastAsia"/>
          <w:sz w:val="22"/>
          <w:highlight w:val="yellow"/>
          <w:rPrChange w:id="12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通过</w:t>
      </w:r>
      <w:r w:rsidR="002D12BE" w:rsidRPr="002F0A11">
        <w:rPr>
          <w:rFonts w:cstheme="minorBidi"/>
          <w:sz w:val="22"/>
          <w:highlight w:val="yellow"/>
          <w:rPrChange w:id="12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RTE</w:t>
      </w:r>
      <w:r w:rsidR="002D12BE" w:rsidRPr="002F0A11">
        <w:rPr>
          <w:rFonts w:cstheme="minorBidi" w:hint="eastAsia"/>
          <w:sz w:val="22"/>
          <w:highlight w:val="yellow"/>
          <w:rPrChange w:id="125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信号发送</w:t>
      </w:r>
      <w:r w:rsidR="00041FC9" w:rsidRPr="002F0A11">
        <w:rPr>
          <w:rFonts w:cstheme="minorBidi" w:hint="eastAsia"/>
          <w:sz w:val="22"/>
          <w:highlight w:val="yellow"/>
          <w:rPrChange w:id="12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开关切换请求</w:t>
      </w:r>
      <w:r w:rsidR="008B3AE2" w:rsidRPr="002F0A11">
        <w:rPr>
          <w:rFonts w:cstheme="minorBidi" w:hint="eastAsia"/>
          <w:sz w:val="22"/>
          <w:highlight w:val="yellow"/>
          <w:rPrChange w:id="12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</w:t>
      </w:r>
      <w:r w:rsidR="00041FC9" w:rsidRPr="002F0A11">
        <w:rPr>
          <w:rFonts w:cstheme="minorBidi" w:hint="eastAsia"/>
          <w:sz w:val="22"/>
          <w:highlight w:val="yellow"/>
          <w:rPrChange w:id="128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上升沿</w:t>
      </w:r>
      <w:r w:rsidR="00041FC9" w:rsidRPr="002F0A11">
        <w:rPr>
          <w:rFonts w:cstheme="minorBidi"/>
          <w:sz w:val="22"/>
          <w:highlight w:val="yellow"/>
          <w:rPrChange w:id="129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/</w:t>
      </w:r>
      <w:r w:rsidR="00041FC9" w:rsidRPr="002F0A11">
        <w:rPr>
          <w:rFonts w:cstheme="minorBidi" w:hint="eastAsia"/>
          <w:sz w:val="22"/>
          <w:highlight w:val="yellow"/>
          <w:rPrChange w:id="13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下降沿</w:t>
      </w:r>
      <w:r w:rsidRPr="002F0A11">
        <w:rPr>
          <w:rFonts w:cstheme="minorBidi" w:hint="eastAsia"/>
          <w:sz w:val="22"/>
          <w:highlight w:val="yellow"/>
          <w:rPrChange w:id="13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</w:t>
      </w:r>
      <w:r w:rsidR="00F0493A" w:rsidRPr="002F0A11">
        <w:rPr>
          <w:rFonts w:cstheme="minorBidi" w:hint="eastAsia"/>
          <w:sz w:val="22"/>
          <w:highlight w:val="yellow"/>
          <w:rPrChange w:id="13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给</w:t>
      </w:r>
      <w:r w:rsidR="00F0493A" w:rsidRPr="002F0A11">
        <w:rPr>
          <w:rFonts w:cstheme="minorBidi"/>
          <w:sz w:val="22"/>
          <w:highlight w:val="yellow"/>
          <w:rPrChange w:id="13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VMC</w:t>
      </w:r>
      <w:r w:rsidR="00F0493A" w:rsidRPr="002F0A11">
        <w:rPr>
          <w:rFonts w:cstheme="minorBidi" w:hint="eastAsia"/>
          <w:sz w:val="22"/>
          <w:highlight w:val="yellow"/>
          <w:rPrChange w:id="13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。</w:t>
      </w:r>
      <w:r w:rsidRPr="002F0A11">
        <w:rPr>
          <w:rFonts w:cstheme="minorBidi" w:hint="eastAsia"/>
          <w:strike/>
          <w:sz w:val="22"/>
          <w:highlight w:val="yellow"/>
          <w:rPrChange w:id="135" w:author="Yang Zhen SGH CDAY223" w:date="2026-01-15T16:02:00Z" w16du:dateUtc="2026-01-15T08:02:00Z">
            <w:rPr>
              <w:rFonts w:cstheme="minorBidi" w:hint="eastAsia"/>
              <w:strike/>
              <w:sz w:val="22"/>
            </w:rPr>
          </w:rPrChange>
        </w:rPr>
        <w:t>或者发生故障降级（“</w:t>
      </w:r>
      <w:proofErr w:type="spellStart"/>
      <w:r w:rsidRPr="002F0A11">
        <w:rPr>
          <w:rFonts w:cstheme="minorBidi"/>
          <w:strike/>
          <w:sz w:val="22"/>
          <w:highlight w:val="yellow"/>
          <w:rPrChange w:id="136" w:author="Yang Zhen SGH CDAY223" w:date="2026-01-15T16:02:00Z" w16du:dateUtc="2026-01-15T08:02:00Z">
            <w:rPr>
              <w:rFonts w:cstheme="minorBidi"/>
              <w:strike/>
              <w:sz w:val="22"/>
            </w:rPr>
          </w:rPrChange>
        </w:rPr>
        <w:t>CST_Status</w:t>
      </w:r>
      <w:proofErr w:type="spellEnd"/>
      <w:r w:rsidRPr="002F0A11">
        <w:rPr>
          <w:rFonts w:cstheme="minorBidi" w:hint="eastAsia"/>
          <w:strike/>
          <w:sz w:val="22"/>
          <w:highlight w:val="yellow"/>
          <w:rPrChange w:id="137" w:author="Yang Zhen SGH CDAY223" w:date="2026-01-15T16:02:00Z" w16du:dateUtc="2026-01-15T08:02:00Z">
            <w:rPr>
              <w:rFonts w:cstheme="minorBidi" w:hint="eastAsia"/>
              <w:strike/>
              <w:sz w:val="22"/>
            </w:rPr>
          </w:rPrChange>
        </w:rPr>
        <w:t>”</w:t>
      </w:r>
      <w:r w:rsidRPr="002F0A11">
        <w:rPr>
          <w:rFonts w:cstheme="minorBidi"/>
          <w:strike/>
          <w:sz w:val="22"/>
          <w:highlight w:val="yellow"/>
          <w:rPrChange w:id="138" w:author="Yang Zhen SGH CDAY223" w:date="2026-01-15T16:02:00Z" w16du:dateUtc="2026-01-15T08:02:00Z">
            <w:rPr>
              <w:rFonts w:cstheme="minorBidi"/>
              <w:strike/>
              <w:sz w:val="22"/>
            </w:rPr>
          </w:rPrChange>
        </w:rPr>
        <w:t>=Failure</w:t>
      </w:r>
      <w:r w:rsidRPr="002F0A11">
        <w:rPr>
          <w:rFonts w:cstheme="minorBidi" w:hint="eastAsia"/>
          <w:strike/>
          <w:sz w:val="22"/>
          <w:highlight w:val="yellow"/>
          <w:rPrChange w:id="139" w:author="Yang Zhen SGH CDAY223" w:date="2026-01-15T16:02:00Z" w16du:dateUtc="2026-01-15T08:02:00Z">
            <w:rPr>
              <w:rFonts w:cstheme="minorBidi" w:hint="eastAsia"/>
              <w:strike/>
              <w:sz w:val="22"/>
            </w:rPr>
          </w:rPrChange>
        </w:rPr>
        <w:t>）</w:t>
      </w:r>
      <w:r w:rsidRPr="002F0A11">
        <w:rPr>
          <w:rFonts w:cstheme="minorBidi" w:hint="eastAsia"/>
          <w:sz w:val="22"/>
          <w:highlight w:val="yellow"/>
          <w:rPrChange w:id="14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r w:rsidR="0092591E" w:rsidRPr="002F0A11">
        <w:rPr>
          <w:rFonts w:cstheme="minorBidi"/>
          <w:sz w:val="22"/>
          <w:highlight w:val="yellow"/>
          <w:rPrChange w:id="141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VMC</w:t>
      </w:r>
      <w:r w:rsidR="0092591E" w:rsidRPr="002F0A11">
        <w:rPr>
          <w:rFonts w:cstheme="minorBidi" w:hint="eastAsia"/>
          <w:sz w:val="22"/>
          <w:highlight w:val="yellow"/>
          <w:rPrChange w:id="14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需要</w:t>
      </w:r>
      <w:r w:rsidR="00B4100E" w:rsidRPr="002F0A11">
        <w:rPr>
          <w:rFonts w:cstheme="minorBidi" w:hint="eastAsia"/>
          <w:sz w:val="22"/>
          <w:highlight w:val="yellow"/>
          <w:rPrChange w:id="14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判定开启条件是否满足</w:t>
      </w:r>
      <w:r w:rsidR="00D26EF8" w:rsidRPr="002F0A11">
        <w:rPr>
          <w:rFonts w:cstheme="minorBidi" w:hint="eastAsia"/>
          <w:sz w:val="22"/>
          <w:highlight w:val="yellow"/>
          <w:rPrChange w:id="14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（故障，开关</w:t>
      </w:r>
      <w:r w:rsidR="00B4100E" w:rsidRPr="002F0A11">
        <w:rPr>
          <w:rFonts w:cstheme="minorBidi" w:hint="eastAsia"/>
          <w:sz w:val="22"/>
          <w:highlight w:val="yellow"/>
          <w:rPrChange w:id="145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信号</w:t>
      </w:r>
      <w:r w:rsidR="003C52E2" w:rsidRPr="002F0A11">
        <w:rPr>
          <w:rFonts w:cstheme="minorBidi"/>
          <w:sz w:val="22"/>
          <w:highlight w:val="yellow"/>
          <w:rPrChange w:id="146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Valid</w:t>
      </w:r>
      <w:r w:rsidR="003C52E2" w:rsidRPr="002F0A11">
        <w:rPr>
          <w:rFonts w:cstheme="minorBidi" w:hint="eastAsia"/>
          <w:sz w:val="22"/>
          <w:highlight w:val="yellow"/>
          <w:rPrChange w:id="14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等</w:t>
      </w:r>
      <w:r w:rsidR="00D26EF8" w:rsidRPr="002F0A11">
        <w:rPr>
          <w:rFonts w:cstheme="minorBidi" w:hint="eastAsia"/>
          <w:sz w:val="22"/>
          <w:highlight w:val="yellow"/>
          <w:rPrChange w:id="148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</w:t>
      </w:r>
      <w:r w:rsidR="00D81320" w:rsidRPr="002F0A11">
        <w:rPr>
          <w:rFonts w:cstheme="minorBidi" w:hint="eastAsia"/>
          <w:sz w:val="22"/>
          <w:highlight w:val="yellow"/>
          <w:rPrChange w:id="14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和开关切换请求</w:t>
      </w:r>
      <w:r w:rsidR="003267FB" w:rsidRPr="002F0A11">
        <w:rPr>
          <w:rFonts w:cstheme="minorBidi" w:hint="eastAsia"/>
          <w:sz w:val="22"/>
          <w:highlight w:val="yellow"/>
          <w:rPrChange w:id="15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（上升</w:t>
      </w:r>
      <w:r w:rsidR="003267FB" w:rsidRPr="002F0A11">
        <w:rPr>
          <w:rFonts w:cstheme="minorBidi"/>
          <w:sz w:val="22"/>
          <w:highlight w:val="yellow"/>
          <w:rPrChange w:id="151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/</w:t>
      </w:r>
      <w:r w:rsidR="003267FB" w:rsidRPr="002F0A11">
        <w:rPr>
          <w:rFonts w:cstheme="minorBidi" w:hint="eastAsia"/>
          <w:sz w:val="22"/>
          <w:highlight w:val="yellow"/>
          <w:rPrChange w:id="15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下降沿）</w:t>
      </w:r>
      <w:r w:rsidR="00C74048" w:rsidRPr="002F0A11">
        <w:rPr>
          <w:rFonts w:cstheme="minorBidi" w:hint="eastAsia"/>
          <w:sz w:val="22"/>
          <w:highlight w:val="yellow"/>
          <w:rPrChange w:id="15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，然后基于</w:t>
      </w:r>
      <w:r w:rsidR="00C74048" w:rsidRPr="002F0A11">
        <w:rPr>
          <w:rFonts w:cstheme="minorBidi"/>
          <w:sz w:val="22"/>
          <w:highlight w:val="yellow"/>
          <w:rPrChange w:id="15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</w:t>
      </w:r>
      <w:r w:rsidR="00C74048" w:rsidRPr="002F0A11">
        <w:rPr>
          <w:rFonts w:cstheme="minorBidi" w:hint="eastAsia"/>
          <w:sz w:val="22"/>
          <w:highlight w:val="yellow"/>
          <w:rPrChange w:id="155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本身的状态</w:t>
      </w:r>
      <w:r w:rsidR="0030401B" w:rsidRPr="002F0A11">
        <w:rPr>
          <w:rFonts w:cstheme="minorBidi" w:hint="eastAsia"/>
          <w:sz w:val="22"/>
          <w:highlight w:val="yellow"/>
          <w:rPrChange w:id="15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切换到请求的状态（例如</w:t>
      </w:r>
      <w:r w:rsidR="0030401B" w:rsidRPr="002F0A11">
        <w:rPr>
          <w:rFonts w:cstheme="minorBidi"/>
          <w:sz w:val="22"/>
          <w:highlight w:val="yellow"/>
          <w:rPrChange w:id="157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off</w:t>
      </w:r>
      <w:r w:rsidR="001D52EC" w:rsidRPr="002F0A11">
        <w:rPr>
          <w:rFonts w:cstheme="minorBidi"/>
          <w:sz w:val="22"/>
          <w:highlight w:val="yellow"/>
          <w:rPrChange w:id="15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-&gt; </w:t>
      </w:r>
      <w:proofErr w:type="spellStart"/>
      <w:r w:rsidR="001D52EC" w:rsidRPr="002F0A11">
        <w:rPr>
          <w:rFonts w:cstheme="minorBidi"/>
          <w:sz w:val="22"/>
          <w:highlight w:val="yellow"/>
          <w:rPrChange w:id="159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standy</w:t>
      </w:r>
      <w:proofErr w:type="spellEnd"/>
      <w:r w:rsidR="001D52EC" w:rsidRPr="002F0A11">
        <w:rPr>
          <w:rFonts w:cstheme="minorBidi"/>
          <w:sz w:val="22"/>
          <w:highlight w:val="yellow"/>
          <w:rPrChange w:id="16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1D52EC" w:rsidRPr="002F0A11">
        <w:rPr>
          <w:rFonts w:cstheme="minorBidi" w:hint="eastAsia"/>
          <w:sz w:val="22"/>
          <w:highlight w:val="yellow"/>
          <w:rPrChange w:id="16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或者</w:t>
      </w:r>
      <w:r w:rsidR="001D52EC" w:rsidRPr="002F0A11">
        <w:rPr>
          <w:rFonts w:cstheme="minorBidi"/>
          <w:sz w:val="22"/>
          <w:highlight w:val="yellow"/>
          <w:rPrChange w:id="16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standby -&gt;off</w:t>
      </w:r>
      <w:r w:rsidR="0030401B" w:rsidRPr="002F0A11">
        <w:rPr>
          <w:rFonts w:cstheme="minorBidi" w:hint="eastAsia"/>
          <w:sz w:val="22"/>
          <w:highlight w:val="yellow"/>
          <w:rPrChange w:id="16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</w:t>
      </w:r>
      <w:r w:rsidR="003267FB" w:rsidRPr="002F0A11">
        <w:rPr>
          <w:rFonts w:cstheme="minorBidi" w:hint="eastAsia"/>
          <w:sz w:val="22"/>
          <w:highlight w:val="yellow"/>
          <w:rPrChange w:id="16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。</w:t>
      </w:r>
      <w:r w:rsidRPr="002F0A11">
        <w:rPr>
          <w:rFonts w:cstheme="minorBidi"/>
          <w:sz w:val="22"/>
          <w:highlight w:val="yellow"/>
          <w:rPrChange w:id="165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HMI</w:t>
      </w:r>
      <w:r w:rsidR="00CD4997" w:rsidRPr="002F0A11">
        <w:rPr>
          <w:rFonts w:cstheme="minorBidi" w:hint="eastAsia"/>
          <w:sz w:val="22"/>
          <w:highlight w:val="yellow"/>
          <w:rPrChange w:id="16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需要</w:t>
      </w:r>
      <w:r w:rsidRPr="002F0A11">
        <w:rPr>
          <w:rFonts w:cstheme="minorBidi" w:hint="eastAsia"/>
          <w:sz w:val="22"/>
          <w:highlight w:val="yellow"/>
          <w:rPrChange w:id="16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根据</w:t>
      </w:r>
      <w:r w:rsidRPr="002F0A11">
        <w:rPr>
          <w:rFonts w:cstheme="minorBidi"/>
          <w:sz w:val="22"/>
          <w:highlight w:val="yellow"/>
          <w:rPrChange w:id="16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VMC</w:t>
      </w:r>
      <w:r w:rsidR="003C52E2" w:rsidRPr="002F0A11">
        <w:rPr>
          <w:rFonts w:cstheme="minorBidi" w:hint="eastAsia"/>
          <w:sz w:val="22"/>
          <w:highlight w:val="yellow"/>
          <w:rPrChange w:id="16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反馈的</w:t>
      </w:r>
      <w:r w:rsidRPr="002F0A11">
        <w:rPr>
          <w:rFonts w:cstheme="minorBidi"/>
          <w:sz w:val="22"/>
          <w:highlight w:val="yellow"/>
          <w:rPrChange w:id="17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CST </w:t>
      </w:r>
      <w:r w:rsidRPr="002F0A11">
        <w:rPr>
          <w:rFonts w:cstheme="minorBidi" w:hint="eastAsia"/>
          <w:sz w:val="22"/>
          <w:highlight w:val="yellow"/>
          <w:rPrChange w:id="17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功能状态信号（“</w:t>
      </w:r>
      <w:proofErr w:type="spellStart"/>
      <w:r w:rsidRPr="002F0A11">
        <w:rPr>
          <w:rFonts w:cstheme="minorBidi"/>
          <w:sz w:val="22"/>
          <w:highlight w:val="yellow"/>
          <w:rPrChange w:id="17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CST_Status</w:t>
      </w:r>
      <w:proofErr w:type="spellEnd"/>
      <w:r w:rsidRPr="002F0A11">
        <w:rPr>
          <w:rFonts w:cstheme="minorBidi" w:hint="eastAsia"/>
          <w:sz w:val="22"/>
          <w:highlight w:val="yellow"/>
          <w:rPrChange w:id="17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”</w:t>
      </w:r>
      <w:r w:rsidRPr="002F0A11">
        <w:rPr>
          <w:rFonts w:cstheme="minorBidi"/>
          <w:sz w:val="22"/>
          <w:highlight w:val="yellow"/>
          <w:rPrChange w:id="17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=Off/</w:t>
      </w:r>
      <w:r w:rsidR="00C3655C" w:rsidRPr="002F0A11">
        <w:rPr>
          <w:rFonts w:cstheme="minorBidi" w:hint="eastAsia"/>
          <w:sz w:val="22"/>
          <w:highlight w:val="yellow"/>
          <w:rPrChange w:id="175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非</w:t>
      </w:r>
      <w:r w:rsidR="00C3655C" w:rsidRPr="002F0A11">
        <w:rPr>
          <w:rFonts w:cstheme="minorBidi"/>
          <w:sz w:val="22"/>
          <w:highlight w:val="yellow"/>
          <w:rPrChange w:id="176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off</w:t>
      </w:r>
      <w:r w:rsidRPr="002F0A11">
        <w:rPr>
          <w:rFonts w:cstheme="minorBidi" w:hint="eastAsia"/>
          <w:sz w:val="22"/>
          <w:highlight w:val="yellow"/>
          <w:rPrChange w:id="17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）切换</w:t>
      </w:r>
      <w:r w:rsidRPr="002F0A11">
        <w:rPr>
          <w:rFonts w:cstheme="minorBidi"/>
          <w:sz w:val="22"/>
          <w:highlight w:val="yellow"/>
          <w:rPrChange w:id="17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HMI</w:t>
      </w:r>
      <w:r w:rsidRPr="002F0A11">
        <w:rPr>
          <w:rFonts w:cstheme="minorBidi" w:hint="eastAsia"/>
          <w:sz w:val="22"/>
          <w:highlight w:val="yellow"/>
          <w:rPrChange w:id="17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上</w:t>
      </w:r>
      <w:r w:rsidR="00F9075E" w:rsidRPr="002F0A11">
        <w:rPr>
          <w:rFonts w:cstheme="minorBidi"/>
          <w:sz w:val="22"/>
          <w:highlight w:val="yellow"/>
          <w:rPrChange w:id="18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</w:t>
      </w:r>
      <w:r w:rsidR="00F9075E" w:rsidRPr="002F0A11">
        <w:rPr>
          <w:rFonts w:cstheme="minorBidi" w:hint="eastAsia"/>
          <w:sz w:val="22"/>
          <w:highlight w:val="yellow"/>
          <w:rPrChange w:id="18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功能灯的</w:t>
      </w:r>
      <w:r w:rsidRPr="002F0A11">
        <w:rPr>
          <w:rFonts w:cstheme="minorBidi" w:hint="eastAsia"/>
          <w:sz w:val="22"/>
          <w:highlight w:val="yellow"/>
          <w:rPrChange w:id="18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开关状态。</w:t>
      </w:r>
      <w:r w:rsidRPr="002F0A11">
        <w:rPr>
          <w:rFonts w:cstheme="minorBidi"/>
          <w:sz w:val="22"/>
          <w:highlight w:val="yellow"/>
          <w:rPrChange w:id="18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del w:id="184" w:author="Yang Zhen SGH CDAY223" w:date="2026-01-15T16:03:00Z" w16du:dateUtc="2026-01-15T08:03:00Z">
        <w:r w:rsidRPr="002F0A11" w:rsidDel="000A60F9">
          <w:rPr>
            <w:rFonts w:cstheme="minorBidi" w:hint="eastAsia"/>
            <w:strike/>
            <w:sz w:val="22"/>
            <w:highlight w:val="yellow"/>
            <w:rPrChange w:id="185" w:author="Yang Zhen SGH CDAY223" w:date="2026-01-15T16:02:00Z" w16du:dateUtc="2026-01-15T08:02:00Z">
              <w:rPr>
                <w:rFonts w:cstheme="minorBidi" w:hint="eastAsia"/>
                <w:strike/>
                <w:sz w:val="22"/>
              </w:rPr>
            </w:rPrChange>
          </w:rPr>
          <w:delText>之后需要驾驶员</w:delText>
        </w:r>
        <w:commentRangeStart w:id="186"/>
        <w:commentRangeStart w:id="187"/>
        <w:commentRangeStart w:id="188"/>
        <w:r w:rsidRPr="002F0A11" w:rsidDel="000A60F9">
          <w:rPr>
            <w:rFonts w:cstheme="minorBidi" w:hint="eastAsia"/>
            <w:strike/>
            <w:sz w:val="22"/>
            <w:highlight w:val="yellow"/>
            <w:rPrChange w:id="189" w:author="Yang Zhen SGH CDAY223" w:date="2026-01-15T16:02:00Z" w16du:dateUtc="2026-01-15T08:02:00Z">
              <w:rPr>
                <w:rFonts w:cstheme="minorBidi" w:hint="eastAsia"/>
                <w:strike/>
                <w:sz w:val="22"/>
              </w:rPr>
            </w:rPrChange>
          </w:rPr>
          <w:delText>再次手动开启，</w:delText>
        </w:r>
        <w:r w:rsidRPr="002F0A11" w:rsidDel="000A60F9">
          <w:rPr>
            <w:rFonts w:cstheme="minorBidi"/>
            <w:strike/>
            <w:sz w:val="22"/>
            <w:highlight w:val="yellow"/>
            <w:rPrChange w:id="190" w:author="Yang Zhen SGH CDAY223" w:date="2026-01-15T16:02:00Z" w16du:dateUtc="2026-01-15T08:02:00Z">
              <w:rPr>
                <w:rFonts w:cstheme="minorBidi"/>
                <w:strike/>
                <w:sz w:val="22"/>
              </w:rPr>
            </w:rPrChange>
          </w:rPr>
          <w:delText xml:space="preserve">CST </w:delText>
        </w:r>
        <w:r w:rsidRPr="002F0A11" w:rsidDel="000A60F9">
          <w:rPr>
            <w:rFonts w:cstheme="minorBidi" w:hint="eastAsia"/>
            <w:strike/>
            <w:sz w:val="22"/>
            <w:highlight w:val="yellow"/>
            <w:rPrChange w:id="191" w:author="Yang Zhen SGH CDAY223" w:date="2026-01-15T16:02:00Z" w16du:dateUtc="2026-01-15T08:02:00Z">
              <w:rPr>
                <w:rFonts w:cstheme="minorBidi" w:hint="eastAsia"/>
                <w:strike/>
                <w:sz w:val="22"/>
              </w:rPr>
            </w:rPrChange>
          </w:rPr>
          <w:delText>才有可能再次激活</w:delText>
        </w:r>
        <w:commentRangeEnd w:id="186"/>
        <w:r w:rsidR="005F62E2" w:rsidRPr="002F0A11" w:rsidDel="000A60F9">
          <w:rPr>
            <w:rStyle w:val="affff4"/>
            <w:strike/>
            <w:highlight w:val="yellow"/>
            <w:lang w:val="zh-CN"/>
            <w:rPrChange w:id="192" w:author="Yang Zhen SGH CDAY223" w:date="2026-01-15T16:02:00Z" w16du:dateUtc="2026-01-15T08:02:00Z">
              <w:rPr>
                <w:rStyle w:val="affff4"/>
                <w:strike/>
                <w:lang w:val="zh-CN"/>
              </w:rPr>
            </w:rPrChange>
          </w:rPr>
          <w:commentReference w:id="186"/>
        </w:r>
        <w:commentRangeEnd w:id="187"/>
        <w:r w:rsidR="00343D27" w:rsidRPr="002F0A11" w:rsidDel="000A60F9">
          <w:rPr>
            <w:rStyle w:val="affff4"/>
            <w:strike/>
            <w:highlight w:val="yellow"/>
            <w:lang w:val="zh-CN"/>
            <w:rPrChange w:id="193" w:author="Yang Zhen SGH CDAY223" w:date="2026-01-15T16:02:00Z" w16du:dateUtc="2026-01-15T08:02:00Z">
              <w:rPr>
                <w:rStyle w:val="affff4"/>
                <w:strike/>
                <w:lang w:val="zh-CN"/>
              </w:rPr>
            </w:rPrChange>
          </w:rPr>
          <w:commentReference w:id="187"/>
        </w:r>
        <w:commentRangeEnd w:id="188"/>
        <w:r w:rsidR="002E647A" w:rsidRPr="002F0A11" w:rsidDel="000A60F9">
          <w:rPr>
            <w:rStyle w:val="affff4"/>
            <w:strike/>
            <w:highlight w:val="yellow"/>
            <w:lang w:val="zh-CN"/>
            <w:rPrChange w:id="194" w:author="Yang Zhen SGH CDAY223" w:date="2026-01-15T16:02:00Z" w16du:dateUtc="2026-01-15T08:02:00Z">
              <w:rPr>
                <w:rStyle w:val="affff4"/>
                <w:strike/>
                <w:lang w:val="zh-CN"/>
              </w:rPr>
            </w:rPrChange>
          </w:rPr>
          <w:commentReference w:id="188"/>
        </w:r>
        <w:r w:rsidRPr="002F0A11" w:rsidDel="000A60F9">
          <w:rPr>
            <w:rFonts w:cstheme="minorBidi" w:hint="eastAsia"/>
            <w:sz w:val="22"/>
            <w:highlight w:val="yellow"/>
            <w:rPrChange w:id="195" w:author="Yang Zhen SGH CDAY223" w:date="2026-01-15T16:02:00Z" w16du:dateUtc="2026-01-15T08:02:00Z">
              <w:rPr>
                <w:rFonts w:cstheme="minorBidi" w:hint="eastAsia"/>
                <w:sz w:val="22"/>
              </w:rPr>
            </w:rPrChange>
          </w:rPr>
          <w:delText>。</w:delText>
        </w:r>
      </w:del>
      <w:ins w:id="196" w:author="Yang Zhen SGH CDAY223" w:date="2026-01-15T16:03:00Z" w16du:dateUtc="2026-01-15T08:03:00Z">
        <w:r w:rsidR="0015101B">
          <w:rPr>
            <w:rFonts w:cstheme="minorBidi" w:hint="eastAsia"/>
            <w:sz w:val="22"/>
            <w:highlight w:val="yellow"/>
          </w:rPr>
          <w:t xml:space="preserve"> </w:t>
        </w:r>
        <w:r w:rsidR="0015101B">
          <w:rPr>
            <w:rFonts w:cstheme="minorBidi" w:hint="eastAsia"/>
            <w:sz w:val="22"/>
            <w:highlight w:val="yellow"/>
          </w:rPr>
          <w:t>舒适制动功能是否必须要求</w:t>
        </w:r>
      </w:ins>
      <w:ins w:id="197" w:author="Yang Zhen SGH CDAY223" w:date="2026-01-15T16:04:00Z" w16du:dateUtc="2026-01-15T08:04:00Z">
        <w:r w:rsidR="0015101B">
          <w:rPr>
            <w:rFonts w:cstheme="minorBidi" w:hint="eastAsia"/>
            <w:sz w:val="22"/>
            <w:highlight w:val="yellow"/>
          </w:rPr>
          <w:t>记忆功能？</w:t>
        </w:r>
        <w:r w:rsidR="00C13CC1">
          <w:rPr>
            <w:rFonts w:cstheme="minorBidi" w:hint="eastAsia"/>
            <w:sz w:val="22"/>
            <w:highlight w:val="yellow"/>
          </w:rPr>
          <w:t xml:space="preserve"> </w:t>
        </w:r>
        <w:r w:rsidR="00C13CC1">
          <w:rPr>
            <w:rFonts w:cstheme="minorBidi" w:hint="eastAsia"/>
            <w:sz w:val="22"/>
            <w:highlight w:val="yellow"/>
          </w:rPr>
          <w:t>如果不需要，第</w:t>
        </w:r>
        <w:r w:rsidR="00C13CC1">
          <w:rPr>
            <w:rFonts w:cstheme="minorBidi" w:hint="eastAsia"/>
            <w:sz w:val="22"/>
            <w:highlight w:val="yellow"/>
          </w:rPr>
          <w:t>9</w:t>
        </w:r>
        <w:r w:rsidR="00C13CC1">
          <w:rPr>
            <w:rFonts w:cstheme="minorBidi" w:hint="eastAsia"/>
            <w:sz w:val="22"/>
            <w:highlight w:val="yellow"/>
          </w:rPr>
          <w:t>条可以忽略。</w:t>
        </w:r>
      </w:ins>
    </w:p>
    <w:p w14:paraId="03112175" w14:textId="3E77860F" w:rsidR="00454F9E" w:rsidRPr="00272416" w:rsidRDefault="00950A9A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正常下电后，</w:t>
      </w:r>
      <w:r>
        <w:rPr>
          <w:rFonts w:cstheme="minorBidi" w:hint="eastAsia"/>
          <w:sz w:val="22"/>
          <w:highlight w:val="yellow"/>
        </w:rPr>
        <w:t>CST</w:t>
      </w:r>
      <w:r w:rsidR="00A26150">
        <w:rPr>
          <w:rFonts w:cstheme="minorBidi" w:hint="eastAsia"/>
          <w:sz w:val="22"/>
          <w:highlight w:val="yellow"/>
        </w:rPr>
        <w:t>开关</w:t>
      </w:r>
      <w:r>
        <w:rPr>
          <w:rFonts w:cstheme="minorBidi" w:hint="eastAsia"/>
          <w:sz w:val="22"/>
          <w:highlight w:val="yellow"/>
        </w:rPr>
        <w:t>状态需要保持记忆，</w:t>
      </w:r>
      <w:r w:rsidR="00F9075E">
        <w:rPr>
          <w:rFonts w:cstheme="minorBidi" w:hint="eastAsia"/>
          <w:sz w:val="22"/>
          <w:highlight w:val="yellow"/>
        </w:rPr>
        <w:t xml:space="preserve">VMC </w:t>
      </w:r>
      <w:r w:rsidR="00F9075E">
        <w:rPr>
          <w:rFonts w:cstheme="minorBidi" w:hint="eastAsia"/>
          <w:sz w:val="22"/>
          <w:highlight w:val="yellow"/>
        </w:rPr>
        <w:t>需要将下电前的</w:t>
      </w:r>
      <w:r w:rsidR="00F9075E">
        <w:rPr>
          <w:rFonts w:cstheme="minorBidi" w:hint="eastAsia"/>
          <w:sz w:val="22"/>
          <w:highlight w:val="yellow"/>
        </w:rPr>
        <w:t>CST</w:t>
      </w:r>
      <w:r w:rsidR="00F9075E">
        <w:rPr>
          <w:rFonts w:cstheme="minorBidi" w:hint="eastAsia"/>
          <w:sz w:val="22"/>
          <w:highlight w:val="yellow"/>
        </w:rPr>
        <w:t>状态通过</w:t>
      </w:r>
      <w:r w:rsidR="00F9075E">
        <w:rPr>
          <w:rFonts w:cstheme="minorBidi" w:hint="eastAsia"/>
          <w:sz w:val="22"/>
          <w:highlight w:val="yellow"/>
        </w:rPr>
        <w:t>RTE</w:t>
      </w:r>
      <w:r w:rsidR="00413A8E">
        <w:rPr>
          <w:rFonts w:cstheme="minorBidi" w:hint="eastAsia"/>
          <w:sz w:val="22"/>
          <w:highlight w:val="yellow"/>
        </w:rPr>
        <w:t xml:space="preserve"> </w:t>
      </w:r>
      <w:r w:rsidR="00413A8E">
        <w:rPr>
          <w:rFonts w:cstheme="minorBidi" w:hint="eastAsia"/>
          <w:sz w:val="22"/>
          <w:highlight w:val="yellow"/>
        </w:rPr>
        <w:t>发给</w:t>
      </w:r>
      <w:r w:rsidR="00413A8E">
        <w:rPr>
          <w:rFonts w:cstheme="minorBidi" w:hint="eastAsia"/>
          <w:sz w:val="22"/>
          <w:highlight w:val="yellow"/>
        </w:rPr>
        <w:t>Host ECU</w:t>
      </w:r>
      <w:r w:rsidR="00413A8E">
        <w:rPr>
          <w:rFonts w:cstheme="minorBidi" w:hint="eastAsia"/>
          <w:sz w:val="22"/>
          <w:highlight w:val="yellow"/>
        </w:rPr>
        <w:t>。</w:t>
      </w:r>
      <w:r w:rsidR="00A26150">
        <w:rPr>
          <w:rFonts w:cstheme="minorBidi" w:hint="eastAsia"/>
          <w:sz w:val="22"/>
          <w:highlight w:val="yellow"/>
        </w:rPr>
        <w:t>Host ECU(</w:t>
      </w:r>
      <w:r w:rsidR="00272416" w:rsidRPr="00272416">
        <w:rPr>
          <w:rFonts w:cstheme="minorBidi" w:hint="eastAsia"/>
          <w:sz w:val="22"/>
          <w:highlight w:val="yellow"/>
        </w:rPr>
        <w:t>联电</w:t>
      </w:r>
      <w:r w:rsidR="00A26150">
        <w:rPr>
          <w:rFonts w:cstheme="minorBidi" w:hint="eastAsia"/>
          <w:sz w:val="22"/>
          <w:highlight w:val="yellow"/>
        </w:rPr>
        <w:t xml:space="preserve">) </w:t>
      </w:r>
      <w:r w:rsidR="00A26150">
        <w:rPr>
          <w:rFonts w:cstheme="minorBidi" w:hint="eastAsia"/>
          <w:sz w:val="22"/>
          <w:highlight w:val="yellow"/>
        </w:rPr>
        <w:t>需要</w:t>
      </w:r>
      <w:r w:rsidR="00413A8E">
        <w:rPr>
          <w:rFonts w:cstheme="minorBidi" w:hint="eastAsia"/>
          <w:sz w:val="22"/>
          <w:highlight w:val="yellow"/>
        </w:rPr>
        <w:t>将这个开关状态信号</w:t>
      </w:r>
      <w:r w:rsidR="00F407B2">
        <w:rPr>
          <w:rFonts w:cstheme="minorBidi" w:hint="eastAsia"/>
          <w:sz w:val="22"/>
          <w:highlight w:val="yellow"/>
        </w:rPr>
        <w:t>通过</w:t>
      </w:r>
      <w:r w:rsidR="00F407B2">
        <w:rPr>
          <w:rFonts w:cstheme="minorBidi" w:hint="eastAsia"/>
          <w:sz w:val="22"/>
          <w:highlight w:val="yellow"/>
        </w:rPr>
        <w:t>NVRAM</w:t>
      </w:r>
      <w:r w:rsidR="00F72788">
        <w:rPr>
          <w:rFonts w:cstheme="minorBidi" w:hint="eastAsia"/>
          <w:sz w:val="22"/>
          <w:highlight w:val="yellow"/>
        </w:rPr>
        <w:t xml:space="preserve"> </w:t>
      </w:r>
      <w:r w:rsidR="00F72788">
        <w:rPr>
          <w:rFonts w:cstheme="minorBidi" w:hint="eastAsia"/>
          <w:sz w:val="22"/>
          <w:highlight w:val="yellow"/>
        </w:rPr>
        <w:t>存储</w:t>
      </w:r>
      <w:r w:rsidR="00413A8E">
        <w:rPr>
          <w:rFonts w:cstheme="minorBidi" w:hint="eastAsia"/>
          <w:sz w:val="22"/>
          <w:highlight w:val="yellow"/>
        </w:rPr>
        <w:t>。</w:t>
      </w:r>
      <w:r w:rsidR="00F72788">
        <w:rPr>
          <w:rFonts w:cstheme="minorBidi" w:hint="eastAsia"/>
          <w:sz w:val="22"/>
          <w:highlight w:val="yellow"/>
        </w:rPr>
        <w:t>再次上电时，需要发送</w:t>
      </w:r>
      <w:r w:rsidR="00DC1913">
        <w:rPr>
          <w:rFonts w:cstheme="minorBidi" w:hint="eastAsia"/>
          <w:sz w:val="22"/>
          <w:highlight w:val="yellow"/>
        </w:rPr>
        <w:t>记忆状态给</w:t>
      </w:r>
      <w:r w:rsidR="00DC1913">
        <w:rPr>
          <w:rFonts w:cstheme="minorBidi" w:hint="eastAsia"/>
          <w:sz w:val="22"/>
          <w:highlight w:val="yellow"/>
        </w:rPr>
        <w:t>VMC</w:t>
      </w:r>
      <w:r w:rsidR="00DC1913">
        <w:rPr>
          <w:rFonts w:cstheme="minorBidi" w:hint="eastAsia"/>
          <w:sz w:val="22"/>
          <w:highlight w:val="yellow"/>
        </w:rPr>
        <w:t>，</w:t>
      </w:r>
      <w:r w:rsidR="00DC1913">
        <w:rPr>
          <w:rFonts w:cstheme="minorBidi" w:hint="eastAsia"/>
          <w:sz w:val="22"/>
          <w:highlight w:val="yellow"/>
        </w:rPr>
        <w:t xml:space="preserve"> HMI </w:t>
      </w:r>
      <w:r w:rsidR="00DC1913">
        <w:rPr>
          <w:rFonts w:cstheme="minorBidi" w:hint="eastAsia"/>
          <w:sz w:val="22"/>
          <w:highlight w:val="yellow"/>
        </w:rPr>
        <w:t>需要</w:t>
      </w:r>
      <w:r w:rsidR="00DF5E1C">
        <w:rPr>
          <w:rFonts w:cstheme="minorBidi" w:hint="eastAsia"/>
          <w:sz w:val="22"/>
          <w:highlight w:val="yellow"/>
        </w:rPr>
        <w:t>基于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反馈的状态，显示当前</w:t>
      </w:r>
      <w:r w:rsidR="00724B7D">
        <w:rPr>
          <w:rFonts w:cstheme="minorBidi" w:hint="eastAsia"/>
          <w:sz w:val="22"/>
          <w:highlight w:val="yellow"/>
        </w:rPr>
        <w:t>HMI</w:t>
      </w:r>
      <w:r w:rsidR="00724B7D">
        <w:rPr>
          <w:rFonts w:cstheme="minorBidi" w:hint="eastAsia"/>
          <w:sz w:val="22"/>
          <w:highlight w:val="yellow"/>
        </w:rPr>
        <w:t>上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4FD43347" w14:textId="07BC8D7E" w:rsidR="009E3A7B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</w:rPr>
      </w:pPr>
      <w:del w:id="198" w:author="Yang Zhen SGH CDAY223" w:date="2026-01-15T16:04:00Z" w16du:dateUtc="2026-01-15T08:04:00Z">
        <w:r w:rsidDel="00D84967">
          <w:rPr>
            <w:rFonts w:cstheme="minorBidi" w:hint="eastAsia"/>
            <w:sz w:val="22"/>
          </w:rPr>
          <w:delText>智能驾驶功能</w:delText>
        </w:r>
        <w:r w:rsidR="00DD051E" w:rsidDel="00D84967">
          <w:rPr>
            <w:rFonts w:cstheme="minorBidi" w:hint="eastAsia"/>
            <w:sz w:val="22"/>
          </w:rPr>
          <w:delText>如果先</w:delText>
        </w:r>
        <w:r w:rsidDel="00D84967">
          <w:rPr>
            <w:rFonts w:cstheme="minorBidi" w:hint="eastAsia"/>
            <w:sz w:val="22"/>
          </w:rPr>
          <w:delText>激活，</w:delText>
        </w:r>
        <w:r w:rsidDel="00D84967">
          <w:rPr>
            <w:rFonts w:cstheme="minorBidi" w:hint="eastAsia"/>
            <w:sz w:val="22"/>
          </w:rPr>
          <w:delText xml:space="preserve">CST </w:delText>
        </w:r>
        <w:r w:rsidDel="00D84967">
          <w:rPr>
            <w:rFonts w:cstheme="minorBidi" w:hint="eastAsia"/>
            <w:sz w:val="22"/>
          </w:rPr>
          <w:delText>功能不允许被激活</w:delText>
        </w:r>
        <w:r w:rsidDel="00D84967">
          <w:rPr>
            <w:rFonts w:cstheme="minorBidi" w:hint="eastAsia"/>
            <w:sz w:val="22"/>
          </w:rPr>
          <w:delText xml:space="preserve"> </w:delText>
        </w:r>
        <w:r w:rsidRPr="00D64D35" w:rsidDel="00D84967">
          <w:rPr>
            <w:rFonts w:cstheme="minorBidi" w:hint="eastAsia"/>
            <w:sz w:val="22"/>
            <w:highlight w:val="yellow"/>
          </w:rPr>
          <w:delText>（</w:delText>
        </w:r>
        <w:r w:rsidR="00D44B69" w:rsidRPr="00D64D35" w:rsidDel="00D84967">
          <w:rPr>
            <w:rFonts w:cstheme="minorBidi" w:hint="eastAsia"/>
            <w:sz w:val="22"/>
            <w:highlight w:val="yellow"/>
          </w:rPr>
          <w:delText>此时</w:delText>
        </w:r>
        <w:r w:rsidR="00D64D35" w:rsidDel="00D84967">
          <w:rPr>
            <w:rFonts w:cstheme="minorBidi" w:hint="eastAsia"/>
            <w:sz w:val="22"/>
            <w:highlight w:val="yellow"/>
          </w:rPr>
          <w:delText>注意</w:delText>
        </w:r>
        <w:r w:rsidR="00264167" w:rsidDel="00D84967">
          <w:rPr>
            <w:rFonts w:cstheme="minorBidi" w:hint="eastAsia"/>
            <w:sz w:val="22"/>
            <w:highlight w:val="yellow"/>
          </w:rPr>
          <w:delText>HMI</w:delText>
        </w:r>
        <w:r w:rsidR="00264167" w:rsidDel="00D84967">
          <w:rPr>
            <w:rFonts w:cstheme="minorBidi" w:hint="eastAsia"/>
            <w:sz w:val="22"/>
            <w:highlight w:val="yellow"/>
          </w:rPr>
          <w:delText>上</w:delText>
        </w:r>
        <w:r w:rsidR="00264167" w:rsidDel="00D84967">
          <w:rPr>
            <w:rFonts w:cstheme="minorBidi" w:hint="eastAsia"/>
            <w:sz w:val="22"/>
            <w:highlight w:val="yellow"/>
          </w:rPr>
          <w:delText>CST</w:delText>
        </w:r>
        <w:r w:rsidR="00264167" w:rsidDel="00D84967">
          <w:rPr>
            <w:rFonts w:cstheme="minorBidi" w:hint="eastAsia"/>
            <w:sz w:val="22"/>
            <w:highlight w:val="yellow"/>
          </w:rPr>
          <w:delText>开关</w:delText>
        </w:r>
        <w:r w:rsidR="00BB013C" w:rsidDel="00D84967">
          <w:rPr>
            <w:rFonts w:cstheme="minorBidi" w:hint="eastAsia"/>
            <w:sz w:val="22"/>
            <w:highlight w:val="yellow"/>
          </w:rPr>
          <w:delText>状态不会关</w:delText>
        </w:r>
        <w:r w:rsidR="00BB013C" w:rsidDel="00D84967">
          <w:rPr>
            <w:rFonts w:cstheme="minorBidi" w:hint="eastAsia"/>
            <w:sz w:val="22"/>
            <w:highlight w:val="yellow"/>
          </w:rPr>
          <w:lastRenderedPageBreak/>
          <w:delText>闭</w:delText>
        </w:r>
        <w:r w:rsidR="00CB5680" w:rsidDel="00D84967">
          <w:rPr>
            <w:rFonts w:cstheme="minorBidi" w:hint="eastAsia"/>
            <w:sz w:val="22"/>
            <w:highlight w:val="yellow"/>
          </w:rPr>
          <w:delText>，</w:delText>
        </w:r>
        <w:r w:rsidR="00CB5680" w:rsidDel="00D84967">
          <w:rPr>
            <w:rFonts w:cstheme="minorBidi" w:hint="eastAsia"/>
            <w:sz w:val="22"/>
            <w:highlight w:val="yellow"/>
          </w:rPr>
          <w:delText>CST</w:delText>
        </w:r>
        <w:r w:rsidR="00CB5680" w:rsidDel="00D84967">
          <w:rPr>
            <w:rFonts w:cstheme="minorBidi" w:hint="eastAsia"/>
            <w:sz w:val="22"/>
            <w:highlight w:val="yellow"/>
          </w:rPr>
          <w:delText>状态此时为</w:delText>
        </w:r>
        <w:r w:rsidR="00C45A01" w:rsidDel="00D84967">
          <w:rPr>
            <w:rFonts w:cstheme="minorBidi" w:hint="eastAsia"/>
            <w:sz w:val="22"/>
            <w:highlight w:val="yellow"/>
          </w:rPr>
          <w:delText>非激活状态</w:delText>
        </w:r>
        <w:r w:rsidR="00CB5680" w:rsidDel="00D84967">
          <w:rPr>
            <w:rFonts w:cstheme="minorBidi" w:hint="eastAsia"/>
            <w:sz w:val="22"/>
          </w:rPr>
          <w:delText>（“</w:delText>
        </w:r>
        <w:r w:rsidR="00CB5680" w:rsidDel="00D84967">
          <w:rPr>
            <w:rFonts w:cstheme="minorBidi" w:hint="eastAsia"/>
            <w:sz w:val="22"/>
          </w:rPr>
          <w:delText>CST_Status</w:delText>
        </w:r>
        <w:r w:rsidR="00CB5680" w:rsidDel="00D84967">
          <w:rPr>
            <w:rFonts w:cstheme="minorBidi" w:hint="eastAsia"/>
            <w:sz w:val="22"/>
          </w:rPr>
          <w:delText>”</w:delText>
        </w:r>
        <w:r w:rsidR="00CB5680" w:rsidDel="00D84967">
          <w:rPr>
            <w:rFonts w:cstheme="minorBidi" w:hint="eastAsia"/>
            <w:sz w:val="22"/>
          </w:rPr>
          <w:delText>=Standby</w:delText>
        </w:r>
        <w:r w:rsidR="00CB5680" w:rsidDel="00D84967">
          <w:rPr>
            <w:rFonts w:cstheme="minorBidi" w:hint="eastAsia"/>
            <w:sz w:val="22"/>
          </w:rPr>
          <w:delText>）</w:delText>
        </w:r>
        <w:r w:rsidRPr="00D64D35" w:rsidDel="00D84967">
          <w:rPr>
            <w:rFonts w:cstheme="minorBidi" w:hint="eastAsia"/>
            <w:sz w:val="22"/>
            <w:highlight w:val="yellow"/>
          </w:rPr>
          <w:delText>）</w:delText>
        </w:r>
      </w:del>
      <w:r w:rsidR="00963F10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199" w:name="_Toc207715810"/>
      <w:r>
        <w:rPr>
          <w:rFonts w:hint="eastAsia"/>
        </w:rPr>
        <w:t>系统架构</w:t>
      </w:r>
      <w:bookmarkEnd w:id="199"/>
    </w:p>
    <w:p w14:paraId="175581EB" w14:textId="77777777" w:rsidR="009E3A7B" w:rsidRDefault="00FF6374">
      <w:pPr>
        <w:pStyle w:val="2"/>
      </w:pPr>
      <w:bookmarkStart w:id="200" w:name="_Toc207715811"/>
      <w:r>
        <w:rPr>
          <w:rFonts w:hint="eastAsia"/>
        </w:rPr>
        <w:t>功能架构</w:t>
      </w:r>
      <w:bookmarkEnd w:id="200"/>
    </w:p>
    <w:p w14:paraId="4665CA78" w14:textId="77777777" w:rsidR="009E3A7B" w:rsidRDefault="00FF6374">
      <w:pPr>
        <w:ind w:firstLine="420"/>
        <w:jc w:val="center"/>
      </w:pPr>
      <w:r>
        <w:t xml:space="preserve"> </w:t>
      </w:r>
    </w:p>
    <w:p w14:paraId="4A153CFA" w14:textId="77777777" w:rsidR="009E3A7B" w:rsidRDefault="00FF6374">
      <w:pPr>
        <w:pStyle w:val="3"/>
      </w:pPr>
      <w:bookmarkStart w:id="201" w:name="_Toc207715812"/>
      <w:r>
        <w:rPr>
          <w:rFonts w:hint="eastAsia"/>
        </w:rPr>
        <w:t>与子系统自身控制功能边界区分</w:t>
      </w:r>
      <w:bookmarkEnd w:id="201"/>
    </w:p>
    <w:p w14:paraId="2BD1256D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功能主要通过制动（传统制动和电制动可选）和悬架的控制。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1CD27AA1" w14:textId="49C9FC24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ins w:id="202" w:author="Yang Zhen SGH CDAY223" w:date="2026-01-15T16:14:00Z" w16du:dateUtc="2026-01-15T08:14:00Z"/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优先执行制动高优先级请求，同时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功能也会退出，</w:t>
      </w:r>
      <w:del w:id="203" w:author="Yang Zhen SGH CDAY223" w:date="2026-01-15T16:05:00Z" w16du:dateUtc="2026-01-15T08:05:00Z">
        <w:r w:rsidDel="007662CB">
          <w:rPr>
            <w:rFonts w:cstheme="minorBidi" w:hint="eastAsia"/>
            <w:sz w:val="22"/>
          </w:rPr>
          <w:delText>轮端制动需要介入满足驾驶员减速或者停车请求</w:delText>
        </w:r>
      </w:del>
      <w:ins w:id="204" w:author="Yang Zhen SGH CDAY223" w:date="2026-01-15T16:05:00Z" w16du:dateUtc="2026-01-15T08:05:00Z">
        <w:r w:rsidR="007662CB">
          <w:rPr>
            <w:rFonts w:cstheme="minorBidi" w:hint="eastAsia"/>
            <w:sz w:val="22"/>
          </w:rPr>
          <w:t>直到</w:t>
        </w:r>
        <w:r w:rsidR="00DA5B58">
          <w:rPr>
            <w:rFonts w:cstheme="minorBidi" w:hint="eastAsia"/>
            <w:sz w:val="22"/>
          </w:rPr>
          <w:t>DTC</w:t>
        </w:r>
      </w:ins>
      <w:ins w:id="205" w:author="Yang Zhen SGH CDAY223" w:date="2026-01-15T16:06:00Z" w16du:dateUtc="2026-01-15T08:06:00Z">
        <w:r w:rsidR="00DA5B58">
          <w:rPr>
            <w:rFonts w:cstheme="minorBidi" w:hint="eastAsia"/>
            <w:sz w:val="22"/>
          </w:rPr>
          <w:t>等高优先级功能退出，舒适制动功能才会重新激活</w:t>
        </w:r>
      </w:ins>
      <w:r>
        <w:rPr>
          <w:rFonts w:cstheme="minorBidi" w:hint="eastAsia"/>
          <w:sz w:val="22"/>
        </w:rPr>
        <w:t>。</w:t>
      </w:r>
    </w:p>
    <w:p w14:paraId="2D83D392" w14:textId="4C2BCABF" w:rsidR="00BB7C5F" w:rsidRDefault="00CE3A1F" w:rsidP="00BB7C5F">
      <w:pPr>
        <w:widowControl/>
        <w:ind w:left="440" w:firstLineChars="0" w:firstLine="0"/>
        <w:rPr>
          <w:ins w:id="206" w:author="Yang Zhen SGH CDAY223" w:date="2026-01-15T16:16:00Z" w16du:dateUtc="2026-01-15T08:16:00Z"/>
          <w:rFonts w:cstheme="minorBidi"/>
          <w:sz w:val="22"/>
        </w:rPr>
      </w:pPr>
      <w:ins w:id="207" w:author="Yang Zhen SGH CDAY223" w:date="2026-01-15T16:14:00Z" w16du:dateUtc="2026-01-15T08:14:00Z">
        <w:r>
          <w:rPr>
            <w:rFonts w:cstheme="minorBidi" w:hint="eastAsia"/>
            <w:sz w:val="22"/>
          </w:rPr>
          <w:t>当</w:t>
        </w:r>
        <w:r>
          <w:rPr>
            <w:rFonts w:cstheme="minorBidi" w:hint="eastAsia"/>
            <w:sz w:val="22"/>
          </w:rPr>
          <w:t>VMC CST</w:t>
        </w:r>
        <w:r>
          <w:rPr>
            <w:rFonts w:cstheme="minorBidi" w:hint="eastAsia"/>
            <w:sz w:val="22"/>
          </w:rPr>
          <w:t>功能出于某些原因退出（“</w:t>
        </w:r>
        <w:proofErr w:type="spellStart"/>
        <w:r>
          <w:rPr>
            <w:rFonts w:cstheme="minorBidi" w:hint="eastAsia"/>
            <w:sz w:val="22"/>
          </w:rPr>
          <w:t>CST_Status</w:t>
        </w:r>
        <w:proofErr w:type="spellEnd"/>
        <w:r>
          <w:rPr>
            <w:rFonts w:cstheme="minorBidi" w:hint="eastAsia"/>
            <w:sz w:val="22"/>
          </w:rPr>
          <w:t>”</w:t>
        </w:r>
        <w:r>
          <w:rPr>
            <w:rFonts w:cstheme="minorBidi" w:hint="eastAsia"/>
            <w:sz w:val="22"/>
          </w:rPr>
          <w:t>=Standby/Off/Failure</w:t>
        </w:r>
        <w:r>
          <w:rPr>
            <w:rFonts w:cstheme="minorBidi" w:hint="eastAsia"/>
            <w:sz w:val="22"/>
          </w:rPr>
          <w:t>）</w:t>
        </w:r>
        <w:r>
          <w:rPr>
            <w:rFonts w:cstheme="minorBidi" w:hint="eastAsia"/>
            <w:sz w:val="22"/>
          </w:rPr>
          <w:t>,</w:t>
        </w:r>
      </w:ins>
      <w:ins w:id="208" w:author="Yang Zhen SGH CDAY223" w:date="2026-01-15T16:15:00Z" w16du:dateUtc="2026-01-15T08:15:00Z">
        <w:r>
          <w:rPr>
            <w:rFonts w:cstheme="minorBidi" w:hint="eastAsia"/>
            <w:sz w:val="22"/>
          </w:rPr>
          <w:t xml:space="preserve"> VCU </w:t>
        </w:r>
        <w:r>
          <w:rPr>
            <w:rFonts w:cstheme="minorBidi" w:hint="eastAsia"/>
            <w:sz w:val="22"/>
          </w:rPr>
          <w:t>应该</w:t>
        </w:r>
        <w:r w:rsidR="00D86BAE">
          <w:rPr>
            <w:rFonts w:cstheme="minorBidi" w:hint="eastAsia"/>
            <w:sz w:val="22"/>
          </w:rPr>
          <w:t>保证</w:t>
        </w:r>
        <w:r w:rsidR="005A40FD">
          <w:rPr>
            <w:rFonts w:cstheme="minorBidi" w:hint="eastAsia"/>
            <w:sz w:val="22"/>
          </w:rPr>
          <w:t>接手</w:t>
        </w:r>
      </w:ins>
      <w:ins w:id="209" w:author="Yang Zhen SGH CDAY223" w:date="2026-01-15T16:16:00Z" w16du:dateUtc="2026-01-15T08:16:00Z">
        <w:r w:rsidR="005A40FD">
          <w:rPr>
            <w:rFonts w:cstheme="minorBidi" w:hint="eastAsia"/>
            <w:sz w:val="22"/>
          </w:rPr>
          <w:t>驱动部分的控制，</w:t>
        </w:r>
        <w:r w:rsidR="00223BCF">
          <w:rPr>
            <w:rFonts w:cstheme="minorBidi" w:hint="eastAsia"/>
            <w:sz w:val="22"/>
          </w:rPr>
          <w:t>保证平滑过渡到</w:t>
        </w:r>
        <w:r w:rsidR="00223BCF">
          <w:rPr>
            <w:rFonts w:cstheme="minorBidi" w:hint="eastAsia"/>
            <w:sz w:val="22"/>
          </w:rPr>
          <w:t>VCU</w:t>
        </w:r>
        <w:r w:rsidR="00223BCF">
          <w:rPr>
            <w:rFonts w:cstheme="minorBidi" w:hint="eastAsia"/>
            <w:sz w:val="22"/>
          </w:rPr>
          <w:t>请求的扭矩值。</w:t>
        </w:r>
      </w:ins>
    </w:p>
    <w:p w14:paraId="79DA6CA9" w14:textId="602E919E" w:rsidR="00223BCF" w:rsidRDefault="002D3E81" w:rsidP="00BB7C5F">
      <w:pPr>
        <w:widowControl/>
        <w:ind w:left="440" w:firstLineChars="0" w:firstLine="0"/>
        <w:rPr>
          <w:ins w:id="210" w:author="Yang Zhen SGH CDAY223" w:date="2026-01-15T16:18:00Z" w16du:dateUtc="2026-01-15T08:18:00Z"/>
          <w:rFonts w:cstheme="minorBidi"/>
          <w:sz w:val="22"/>
        </w:rPr>
      </w:pPr>
      <w:ins w:id="211" w:author="Yang Zhen SGH CDAY223" w:date="2026-01-15T16:16:00Z" w16du:dateUtc="2026-01-15T08:16:00Z">
        <w:r>
          <w:rPr>
            <w:rFonts w:cstheme="minorBidi" w:hint="eastAsia"/>
            <w:sz w:val="22"/>
          </w:rPr>
          <w:t>当</w:t>
        </w:r>
        <w:r>
          <w:rPr>
            <w:rFonts w:cstheme="minorBidi" w:hint="eastAsia"/>
            <w:sz w:val="22"/>
          </w:rPr>
          <w:t xml:space="preserve">VMC </w:t>
        </w:r>
      </w:ins>
      <w:ins w:id="212" w:author="Yang Zhen SGH CDAY223" w:date="2026-01-15T16:17:00Z" w16du:dateUtc="2026-01-15T08:17:00Z">
        <w:r>
          <w:rPr>
            <w:rFonts w:cstheme="minorBidi" w:hint="eastAsia"/>
            <w:sz w:val="22"/>
          </w:rPr>
          <w:t>激活时，</w:t>
        </w:r>
        <w:r>
          <w:rPr>
            <w:rFonts w:cstheme="minorBidi" w:hint="eastAsia"/>
            <w:sz w:val="22"/>
          </w:rPr>
          <w:t>VMC CST</w:t>
        </w:r>
        <w:proofErr w:type="gramStart"/>
        <w:r>
          <w:rPr>
            <w:rFonts w:cstheme="minorBidi" w:hint="eastAsia"/>
            <w:sz w:val="22"/>
          </w:rPr>
          <w:t>功能会</w:t>
        </w:r>
        <w:r w:rsidR="00BA5909">
          <w:rPr>
            <w:rFonts w:cstheme="minorBidi" w:hint="eastAsia"/>
            <w:sz w:val="22"/>
          </w:rPr>
          <w:t>基</w:t>
        </w:r>
        <w:proofErr w:type="gramEnd"/>
        <w:r w:rsidR="00BA5909">
          <w:rPr>
            <w:rFonts w:cstheme="minorBidi" w:hint="eastAsia"/>
            <w:sz w:val="22"/>
          </w:rPr>
          <w:t>VCU</w:t>
        </w:r>
        <w:r w:rsidR="00BA5909">
          <w:rPr>
            <w:rFonts w:cstheme="minorBidi" w:hint="eastAsia"/>
            <w:sz w:val="22"/>
          </w:rPr>
          <w:t>的</w:t>
        </w:r>
        <w:r w:rsidR="00BA5909">
          <w:rPr>
            <w:rFonts w:cstheme="minorBidi" w:hint="eastAsia"/>
            <w:sz w:val="22"/>
          </w:rPr>
          <w:t xml:space="preserve">coasting </w:t>
        </w:r>
      </w:ins>
      <w:ins w:id="213" w:author="Yang Zhen SGH CDAY223" w:date="2026-01-15T16:18:00Z" w16du:dateUtc="2026-01-15T08:18:00Z">
        <w:r w:rsidR="00BA5909">
          <w:rPr>
            <w:rFonts w:cstheme="minorBidi" w:hint="eastAsia"/>
            <w:sz w:val="22"/>
          </w:rPr>
          <w:t>请求</w:t>
        </w:r>
        <w:r w:rsidR="00B927BC">
          <w:rPr>
            <w:rFonts w:cstheme="minorBidi" w:hint="eastAsia"/>
            <w:sz w:val="22"/>
          </w:rPr>
          <w:t>，</w:t>
        </w:r>
        <w:r w:rsidR="00B927BC">
          <w:rPr>
            <w:rFonts w:cstheme="minorBidi" w:hint="eastAsia"/>
            <w:sz w:val="22"/>
          </w:rPr>
          <w:t>ramp</w:t>
        </w:r>
        <w:r w:rsidR="00B927BC">
          <w:rPr>
            <w:rFonts w:cstheme="minorBidi" w:hint="eastAsia"/>
            <w:sz w:val="22"/>
          </w:rPr>
          <w:t>到目标请求，</w:t>
        </w:r>
        <w:r w:rsidR="00580B71">
          <w:rPr>
            <w:rFonts w:cstheme="minorBidi" w:hint="eastAsia"/>
            <w:sz w:val="22"/>
          </w:rPr>
          <w:t>保证平顺性。</w:t>
        </w:r>
      </w:ins>
    </w:p>
    <w:p w14:paraId="6E4751E5" w14:textId="18F3B255" w:rsidR="00580B71" w:rsidRDefault="00580B71" w:rsidP="00BB7C5F">
      <w:pPr>
        <w:widowControl/>
        <w:ind w:left="440" w:firstLineChars="0" w:firstLine="0"/>
        <w:rPr>
          <w:ins w:id="214" w:author="Yang Zhen SGH CDAY223" w:date="2026-01-15T16:19:00Z" w16du:dateUtc="2026-01-15T08:19:00Z"/>
          <w:rFonts w:cstheme="minorBidi"/>
          <w:sz w:val="22"/>
        </w:rPr>
      </w:pPr>
      <w:ins w:id="215" w:author="Yang Zhen SGH CDAY223" w:date="2026-01-15T16:18:00Z" w16du:dateUtc="2026-01-15T08:18:00Z">
        <w:r w:rsidRPr="00580B71">
          <w:rPr>
            <w:rFonts w:cstheme="minorBidi" w:hint="eastAsia"/>
            <w:sz w:val="22"/>
          </w:rPr>
          <w:t>谁握手谁来保证控制平顺性的原则。</w:t>
        </w:r>
      </w:ins>
    </w:p>
    <w:p w14:paraId="40AF8783" w14:textId="77777777" w:rsidR="00580B71" w:rsidRPr="00BB7C5F" w:rsidRDefault="00580B71">
      <w:pPr>
        <w:widowControl/>
        <w:ind w:left="440" w:firstLineChars="0" w:firstLine="0"/>
        <w:rPr>
          <w:rFonts w:cstheme="minorBidi"/>
          <w:sz w:val="22"/>
          <w:rPrChange w:id="216" w:author="Yang Zhen SGH CDAY223" w:date="2026-01-15T16:14:00Z" w16du:dateUtc="2026-01-15T08:14:00Z">
            <w:rPr/>
          </w:rPrChange>
        </w:rPr>
        <w:pPrChange w:id="217" w:author="Yang Zhen SGH CDAY223" w:date="2026-01-15T16:14:00Z" w16du:dateUtc="2026-01-15T08:14:00Z">
          <w:pPr>
            <w:pStyle w:val="affff7"/>
            <w:widowControl/>
            <w:numPr>
              <w:numId w:val="10"/>
            </w:numPr>
            <w:ind w:left="440" w:firstLineChars="0" w:hanging="440"/>
          </w:pPr>
        </w:pPrChange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ins w:id="218" w:author="Yang Zhen SGH CDAY223" w:date="2026-01-15T16:07:00Z" w16du:dateUtc="2026-01-15T08:07:00Z">
        <w:r w:rsidR="009339FC">
          <w:rPr>
            <w:rFonts w:cstheme="minorBidi" w:hint="eastAsia"/>
            <w:b/>
            <w:bCs/>
            <w:sz w:val="22"/>
          </w:rPr>
          <w:t xml:space="preserve"> </w:t>
        </w:r>
        <w:r w:rsidR="009339FC">
          <w:rPr>
            <w:rFonts w:cstheme="minorBidi" w:hint="eastAsia"/>
            <w:b/>
            <w:bCs/>
            <w:sz w:val="22"/>
          </w:rPr>
          <w:t>（不控制液压制动，</w:t>
        </w:r>
        <w:r w:rsidR="00794E27">
          <w:rPr>
            <w:rFonts w:cstheme="minorBidi" w:hint="eastAsia"/>
            <w:b/>
            <w:bCs/>
            <w:sz w:val="22"/>
          </w:rPr>
          <w:t>但是需要从制动执行器</w:t>
        </w:r>
      </w:ins>
      <w:ins w:id="219" w:author="Yang Zhen SGH CDAY223" w:date="2026-01-15T16:08:00Z" w16du:dateUtc="2026-01-15T08:08:00Z">
        <w:r w:rsidR="00794E27">
          <w:rPr>
            <w:rFonts w:cstheme="minorBidi" w:hint="eastAsia"/>
            <w:b/>
            <w:bCs/>
            <w:sz w:val="22"/>
          </w:rPr>
          <w:t>获取相关信号保证</w:t>
        </w:r>
        <w:r w:rsidR="00297BD9">
          <w:rPr>
            <w:rFonts w:cstheme="minorBidi" w:hint="eastAsia"/>
            <w:b/>
            <w:bCs/>
            <w:sz w:val="22"/>
          </w:rPr>
          <w:t>激活时</w:t>
        </w:r>
        <w:r w:rsidR="00794E27">
          <w:rPr>
            <w:rFonts w:cstheme="minorBidi" w:hint="eastAsia"/>
            <w:b/>
            <w:bCs/>
            <w:sz w:val="22"/>
          </w:rPr>
          <w:t>平顺</w:t>
        </w:r>
        <w:r w:rsidR="00297BD9">
          <w:rPr>
            <w:rFonts w:cstheme="minorBidi" w:hint="eastAsia"/>
            <w:b/>
            <w:bCs/>
            <w:sz w:val="22"/>
          </w:rPr>
          <w:t>握手控制</w:t>
        </w:r>
      </w:ins>
      <w:ins w:id="220" w:author="Yang Zhen SGH CDAY223" w:date="2026-01-15T16:07:00Z" w16du:dateUtc="2026-01-15T08:07:00Z">
        <w:r w:rsidR="009339FC">
          <w:rPr>
            <w:rFonts w:cstheme="minorBidi" w:hint="eastAsia"/>
            <w:b/>
            <w:bCs/>
            <w:sz w:val="22"/>
          </w:rPr>
          <w:t>）</w:t>
        </w:r>
      </w:ins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799A2D83" w14:textId="5B925322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CST </w:t>
      </w:r>
      <w:r>
        <w:rPr>
          <w:rFonts w:cstheme="minorBidi" w:hint="eastAsia"/>
          <w:sz w:val="22"/>
        </w:rPr>
        <w:t>激活后，制动执行器需要将制动请求（</w:t>
      </w:r>
      <w:r w:rsidR="00E17718">
        <w:rPr>
          <w:rFonts w:cstheme="minorBidi" w:hint="eastAsia"/>
          <w:sz w:val="22"/>
        </w:rPr>
        <w:t>10kph</w:t>
      </w:r>
      <w:r w:rsidR="00E17718">
        <w:rPr>
          <w:rFonts w:cstheme="minorBidi" w:hint="eastAsia"/>
          <w:sz w:val="22"/>
        </w:rPr>
        <w:t>只有</w:t>
      </w:r>
      <w:ins w:id="221" w:author="Yang Zhen SGH CDAY223" w:date="2026-01-15T16:09:00Z" w16du:dateUtc="2026-01-15T08:09:00Z">
        <w:r w:rsidR="00555BEB">
          <w:rPr>
            <w:rFonts w:cstheme="minorBidi" w:hint="eastAsia"/>
            <w:sz w:val="22"/>
          </w:rPr>
          <w:t>液压</w:t>
        </w:r>
      </w:ins>
      <w:r>
        <w:rPr>
          <w:rFonts w:cstheme="minorBidi" w:hint="eastAsia"/>
          <w:sz w:val="22"/>
        </w:rPr>
        <w:t>制动）</w:t>
      </w:r>
      <w:commentRangeStart w:id="222"/>
      <w:r>
        <w:rPr>
          <w:rFonts w:cstheme="minorBidi" w:hint="eastAsia"/>
          <w:sz w:val="22"/>
        </w:rPr>
        <w:t>降为</w:t>
      </w:r>
      <w:r>
        <w:rPr>
          <w:rFonts w:cstheme="minorBidi" w:hint="eastAsia"/>
          <w:sz w:val="22"/>
        </w:rPr>
        <w:t>0</w:t>
      </w:r>
      <w:commentRangeEnd w:id="222"/>
      <w:r w:rsidR="005A02CE">
        <w:rPr>
          <w:rStyle w:val="affff4"/>
          <w:lang w:val="zh-CN"/>
        </w:rPr>
        <w:commentReference w:id="222"/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功能需要基于制动执行器退出时</w:t>
      </w:r>
      <w:del w:id="223" w:author="Yang Zhen SGH CDAY223" w:date="2026-01-15T16:09:00Z" w16du:dateUtc="2026-01-15T08:09:00Z">
        <w:r w:rsidDel="00E06163">
          <w:rPr>
            <w:rFonts w:cstheme="minorBidi" w:hint="eastAsia"/>
            <w:sz w:val="22"/>
          </w:rPr>
          <w:delText>的</w:delText>
        </w:r>
      </w:del>
      <w:ins w:id="224" w:author="Yang Zhen SGH CDAY223" w:date="2026-01-15T16:09:00Z" w16du:dateUtc="2026-01-15T08:09:00Z">
        <w:r w:rsidR="00E06163">
          <w:rPr>
            <w:rFonts w:cstheme="minorBidi" w:hint="eastAsia"/>
            <w:sz w:val="22"/>
          </w:rPr>
          <w:t>残余</w:t>
        </w:r>
      </w:ins>
      <w:r w:rsidR="00E17718">
        <w:rPr>
          <w:rFonts w:cstheme="minorBidi" w:hint="eastAsia"/>
          <w:sz w:val="22"/>
        </w:rPr>
        <w:t>制动</w:t>
      </w:r>
      <w:r>
        <w:rPr>
          <w:rFonts w:cstheme="minorBidi" w:hint="eastAsia"/>
          <w:sz w:val="22"/>
        </w:rPr>
        <w:t>扭矩</w:t>
      </w:r>
      <w:r w:rsidR="00E17718">
        <w:rPr>
          <w:rFonts w:cstheme="minorBidi" w:hint="eastAsia"/>
          <w:sz w:val="22"/>
        </w:rPr>
        <w:t>，来</w:t>
      </w:r>
      <w:del w:id="225" w:author="Yang Zhen SGH CDAY223" w:date="2026-01-15T16:09:00Z" w16du:dateUtc="2026-01-15T08:09:00Z">
        <w:r w:rsidR="00E17718" w:rsidDel="00E06163">
          <w:rPr>
            <w:rFonts w:cstheme="minorBidi" w:hint="eastAsia"/>
            <w:sz w:val="22"/>
          </w:rPr>
          <w:delText>调整</w:delText>
        </w:r>
      </w:del>
      <w:ins w:id="226" w:author="Yang Zhen SGH CDAY223" w:date="2026-01-15T16:09:00Z" w16du:dateUtc="2026-01-15T08:09:00Z">
        <w:r w:rsidR="00E06163">
          <w:rPr>
            <w:rFonts w:cstheme="minorBidi" w:hint="eastAsia"/>
            <w:sz w:val="22"/>
          </w:rPr>
          <w:t>增加</w:t>
        </w:r>
      </w:ins>
      <w:r w:rsidR="00E17718">
        <w:rPr>
          <w:rFonts w:cstheme="minorBidi" w:hint="eastAsia"/>
          <w:sz w:val="22"/>
        </w:rPr>
        <w:t>CST</w:t>
      </w:r>
      <w:r w:rsidR="00E17718">
        <w:rPr>
          <w:rFonts w:cstheme="minorBidi" w:hint="eastAsia"/>
          <w:sz w:val="22"/>
        </w:rPr>
        <w:t>的</w:t>
      </w:r>
      <w:ins w:id="227" w:author="Yang Zhen SGH CDAY223" w:date="2026-01-15T16:09:00Z" w16du:dateUtc="2026-01-15T08:09:00Z">
        <w:r w:rsidR="00E06163">
          <w:rPr>
            <w:rFonts w:cstheme="minorBidi" w:hint="eastAsia"/>
            <w:sz w:val="22"/>
          </w:rPr>
          <w:t>电制动</w:t>
        </w:r>
      </w:ins>
      <w:r>
        <w:rPr>
          <w:rFonts w:cstheme="minorBidi" w:hint="eastAsia"/>
          <w:sz w:val="22"/>
        </w:rPr>
        <w:t>请求值，保证车辆不出现闯动。</w:t>
      </w:r>
    </w:p>
    <w:p w14:paraId="2AD0F6D3" w14:textId="6F419A3F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commentRangeStart w:id="228"/>
      <w:commentRangeStart w:id="229"/>
      <w:commentRangeStart w:id="230"/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V</w:t>
      </w:r>
      <w:r w:rsidR="005C054A">
        <w:rPr>
          <w:rFonts w:cstheme="minorBidi" w:hint="eastAsia"/>
          <w:sz w:val="22"/>
        </w:rPr>
        <w:t>MC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功能需要将制动请求（</w:t>
      </w:r>
      <w:del w:id="231" w:author="Yang Zhen SGH CDAY223" w:date="2026-01-15T16:10:00Z" w16du:dateUtc="2026-01-15T08:10:00Z">
        <w:r w:rsidDel="00F777A2">
          <w:rPr>
            <w:rFonts w:cstheme="minorBidi" w:hint="eastAsia"/>
            <w:sz w:val="22"/>
          </w:rPr>
          <w:delText>制动</w:delText>
        </w:r>
        <w:r w:rsidDel="00F777A2">
          <w:rPr>
            <w:rFonts w:cstheme="minorBidi" w:hint="eastAsia"/>
            <w:sz w:val="22"/>
          </w:rPr>
          <w:delText>+</w:delText>
        </w:r>
      </w:del>
      <w:ins w:id="232" w:author="Yang Zhen SGH CDAY223" w:date="2026-01-15T16:10:00Z" w16du:dateUtc="2026-01-15T08:10:00Z">
        <w:r w:rsidR="00F777A2">
          <w:rPr>
            <w:rFonts w:cstheme="minorBidi" w:hint="eastAsia"/>
            <w:sz w:val="22"/>
          </w:rPr>
          <w:t>只有</w:t>
        </w:r>
      </w:ins>
      <w:r>
        <w:rPr>
          <w:rFonts w:cstheme="minorBidi" w:hint="eastAsia"/>
          <w:sz w:val="22"/>
        </w:rPr>
        <w:t>电制动）降为</w:t>
      </w:r>
      <w:del w:id="233" w:author="Yang Zhen SGH CDAY223" w:date="2026-01-15T16:10:00Z" w16du:dateUtc="2026-01-15T08:10:00Z">
        <w:r w:rsidDel="007636D3">
          <w:rPr>
            <w:rFonts w:cstheme="minorBidi" w:hint="eastAsia"/>
            <w:sz w:val="22"/>
          </w:rPr>
          <w:delText>0</w:delText>
        </w:r>
      </w:del>
      <w:ins w:id="234" w:author="Yang Zhen SGH CDAY223" w:date="2026-01-15T16:10:00Z" w16du:dateUtc="2026-01-15T08:10:00Z">
        <w:r w:rsidR="007636D3">
          <w:rPr>
            <w:rFonts w:cstheme="minorBidi" w:hint="eastAsia"/>
            <w:sz w:val="22"/>
          </w:rPr>
          <w:t>某个目标值（</w:t>
        </w:r>
      </w:ins>
      <w:ins w:id="235" w:author="Yang Zhen SGH CDAY223" w:date="2026-01-15T16:11:00Z" w16du:dateUtc="2026-01-15T08:11:00Z">
        <w:r w:rsidR="007636D3">
          <w:rPr>
            <w:rFonts w:cstheme="minorBidi" w:hint="eastAsia"/>
            <w:sz w:val="22"/>
          </w:rPr>
          <w:t>8kph</w:t>
        </w:r>
        <w:r w:rsidR="007636D3">
          <w:rPr>
            <w:rFonts w:cstheme="minorBidi" w:hint="eastAsia"/>
            <w:sz w:val="22"/>
          </w:rPr>
          <w:t>以上</w:t>
        </w:r>
        <w:r w:rsidR="003228E1">
          <w:rPr>
            <w:rFonts w:cstheme="minorBidi" w:hint="eastAsia"/>
            <w:sz w:val="22"/>
          </w:rPr>
          <w:t>=coasting torque</w:t>
        </w:r>
        <w:r w:rsidR="003228E1">
          <w:rPr>
            <w:rFonts w:cstheme="minorBidi" w:hint="eastAsia"/>
            <w:sz w:val="22"/>
          </w:rPr>
          <w:t>，</w:t>
        </w:r>
        <w:r w:rsidR="003228E1">
          <w:rPr>
            <w:rFonts w:cstheme="minorBidi" w:hint="eastAsia"/>
            <w:sz w:val="22"/>
          </w:rPr>
          <w:t xml:space="preserve"> 8kph</w:t>
        </w:r>
        <w:r w:rsidR="003228E1">
          <w:rPr>
            <w:rFonts w:cstheme="minorBidi" w:hint="eastAsia"/>
            <w:sz w:val="22"/>
          </w:rPr>
          <w:t>以下</w:t>
        </w:r>
        <w:r w:rsidR="003228E1">
          <w:rPr>
            <w:rFonts w:cstheme="minorBidi" w:hint="eastAsia"/>
            <w:sz w:val="22"/>
          </w:rPr>
          <w:t>=0</w:t>
        </w:r>
      </w:ins>
      <w:ins w:id="236" w:author="Yang Zhen SGH CDAY223" w:date="2026-01-15T16:10:00Z" w16du:dateUtc="2026-01-15T08:10:00Z">
        <w:r w:rsidR="007636D3">
          <w:rPr>
            <w:rFonts w:cstheme="minorBidi" w:hint="eastAsia"/>
            <w:sz w:val="22"/>
          </w:rPr>
          <w:t>）</w:t>
        </w:r>
      </w:ins>
      <w:r>
        <w:rPr>
          <w:rFonts w:cstheme="minorBidi" w:hint="eastAsia"/>
          <w:sz w:val="22"/>
        </w:rPr>
        <w:t>，制动执行器需要基于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退出时的</w:t>
      </w:r>
      <w:del w:id="237" w:author="Yang Zhen SGH CDAY223" w:date="2026-01-15T16:12:00Z" w16du:dateUtc="2026-01-15T08:12:00Z">
        <w:r w:rsidDel="0043588D">
          <w:rPr>
            <w:rFonts w:cstheme="minorBidi" w:hint="eastAsia"/>
            <w:sz w:val="22"/>
          </w:rPr>
          <w:delText>扭矩（制动</w:delText>
        </w:r>
        <w:r w:rsidDel="0043588D">
          <w:rPr>
            <w:rFonts w:cstheme="minorBidi" w:hint="eastAsia"/>
            <w:sz w:val="22"/>
          </w:rPr>
          <w:delText>+</w:delText>
        </w:r>
        <w:r w:rsidDel="0043588D">
          <w:rPr>
            <w:rFonts w:cstheme="minorBidi" w:hint="eastAsia"/>
            <w:sz w:val="22"/>
          </w:rPr>
          <w:delText>电制动）</w:delText>
        </w:r>
      </w:del>
      <w:ins w:id="238" w:author="Yang Zhen SGH CDAY223" w:date="2026-01-15T16:12:00Z" w16du:dateUtc="2026-01-15T08:12:00Z">
        <w:r w:rsidR="0043588D">
          <w:rPr>
            <w:rFonts w:cstheme="minorBidi" w:hint="eastAsia"/>
            <w:sz w:val="22"/>
          </w:rPr>
          <w:t>电</w:t>
        </w:r>
        <w:r w:rsidR="009C3EDC">
          <w:rPr>
            <w:rFonts w:cstheme="minorBidi" w:hint="eastAsia"/>
            <w:sz w:val="22"/>
          </w:rPr>
          <w:t>制动扭矩，</w:t>
        </w:r>
      </w:ins>
      <w:r>
        <w:rPr>
          <w:rFonts w:cstheme="minorBidi" w:hint="eastAsia"/>
          <w:sz w:val="22"/>
        </w:rPr>
        <w:t>调整制动功能的请求值，保证车辆不出现闯动。</w:t>
      </w:r>
      <w:commentRangeEnd w:id="228"/>
      <w:r w:rsidR="00B07DBB">
        <w:rPr>
          <w:rStyle w:val="affff4"/>
          <w:lang w:val="zh-CN"/>
        </w:rPr>
        <w:commentReference w:id="228"/>
      </w:r>
      <w:commentRangeEnd w:id="229"/>
      <w:r w:rsidR="005171BD">
        <w:rPr>
          <w:rStyle w:val="affff4"/>
          <w:lang w:val="zh-CN"/>
        </w:rPr>
        <w:commentReference w:id="229"/>
      </w:r>
      <w:commentRangeEnd w:id="230"/>
      <w:r w:rsidR="004A35AA">
        <w:rPr>
          <w:rStyle w:val="affff4"/>
          <w:lang w:val="zh-CN"/>
        </w:rPr>
        <w:commentReference w:id="230"/>
      </w:r>
      <w:ins w:id="239" w:author="Yang Zhen SGH CDAY223" w:date="2026-01-15T16:13:00Z" w16du:dateUtc="2026-01-15T08:13:00Z">
        <w:r w:rsidR="00121E07">
          <w:rPr>
            <w:rFonts w:cstheme="minorBidi" w:hint="eastAsia"/>
            <w:sz w:val="22"/>
          </w:rPr>
          <w:t>制动系统需要保证握手时的平顺性</w:t>
        </w:r>
      </w:ins>
    </w:p>
    <w:p w14:paraId="7E2E5E90" w14:textId="304CE3A9" w:rsidR="00B7673C" w:rsidRPr="00B7673C" w:rsidDel="00121E07" w:rsidRDefault="007357C1" w:rsidP="00B7673C">
      <w:pPr>
        <w:pStyle w:val="affff7"/>
        <w:widowControl/>
        <w:numPr>
          <w:ilvl w:val="1"/>
          <w:numId w:val="11"/>
        </w:numPr>
        <w:ind w:firstLineChars="0"/>
        <w:rPr>
          <w:del w:id="240" w:author="Yang Zhen SGH CDAY223" w:date="2026-01-15T16:13:00Z" w16du:dateUtc="2026-01-15T08:13:00Z"/>
          <w:rFonts w:cstheme="minorBidi"/>
          <w:sz w:val="22"/>
          <w:highlight w:val="yellow"/>
        </w:rPr>
      </w:pPr>
      <w:del w:id="241" w:author="Yang Zhen SGH CDAY223" w:date="2026-01-15T16:13:00Z" w16du:dateUtc="2026-01-15T08:13:00Z">
        <w:r w:rsidDel="00121E07">
          <w:rPr>
            <w:rFonts w:cstheme="minorBidi" w:hint="eastAsia"/>
            <w:sz w:val="22"/>
            <w:highlight w:val="yellow"/>
          </w:rPr>
          <w:delText>VMC</w:delText>
        </w:r>
        <w:r w:rsidR="00B7673C" w:rsidRPr="00B7673C" w:rsidDel="00121E07">
          <w:rPr>
            <w:rFonts w:cstheme="minorBidi" w:hint="eastAsia"/>
            <w:sz w:val="22"/>
            <w:highlight w:val="yellow"/>
          </w:rPr>
          <w:delText>考虑制动使用主缸压力接口</w:delText>
        </w:r>
        <w:r w:rsidR="00C27C20" w:rsidDel="00121E07">
          <w:rPr>
            <w:rFonts w:cstheme="minorBidi" w:hint="eastAsia"/>
            <w:sz w:val="22"/>
            <w:highlight w:val="yellow"/>
          </w:rPr>
          <w:delText xml:space="preserve"> </w:delText>
        </w:r>
        <w:r w:rsidR="00C27C20" w:rsidDel="00121E07">
          <w:rPr>
            <w:rFonts w:cstheme="minorBidi" w:hint="eastAsia"/>
            <w:sz w:val="22"/>
            <w:highlight w:val="yellow"/>
          </w:rPr>
          <w:delText>（</w:delText>
        </w:r>
        <w:r w:rsidR="00662AFE" w:rsidDel="00121E07">
          <w:rPr>
            <w:rFonts w:cstheme="minorBidi" w:hint="eastAsia"/>
            <w:sz w:val="22"/>
            <w:highlight w:val="yellow"/>
          </w:rPr>
          <w:delText>暂时使用四轮叠加扭矩，后续讨论主缸压力接口</w:delText>
        </w:r>
        <w:r w:rsidR="00C27C20" w:rsidDel="00121E07">
          <w:rPr>
            <w:rFonts w:cstheme="minorBidi" w:hint="eastAsia"/>
            <w:sz w:val="22"/>
            <w:highlight w:val="yellow"/>
          </w:rPr>
          <w:delText>）</w:delText>
        </w:r>
      </w:del>
    </w:p>
    <w:p w14:paraId="2D99B66C" w14:textId="29970AB1" w:rsidR="009E3A7B" w:rsidRDefault="00D0237E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bookmarkStart w:id="242" w:name="_Hlk219386352"/>
      <w:ins w:id="243" w:author="Yang Zhen SGH CDAY223" w:date="2026-01-15T16:13:00Z" w16du:dateUtc="2026-01-15T08:13:00Z">
        <w:r>
          <w:rPr>
            <w:rFonts w:cstheme="minorBidi" w:hint="eastAsia"/>
            <w:sz w:val="22"/>
          </w:rPr>
          <w:t>谁握手谁来保证控制平顺性的原则。</w:t>
        </w:r>
      </w:ins>
    </w:p>
    <w:bookmarkEnd w:id="242"/>
    <w:p w14:paraId="7CF828CB" w14:textId="0E04D572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</w:t>
      </w:r>
      <w:del w:id="244" w:author="Yang Zhen SGH CDAY223" w:date="2026-01-15T16:19:00Z" w16du:dateUtc="2026-01-15T08:19:00Z">
        <w:r w:rsidDel="004A58A3">
          <w:rPr>
            <w:rFonts w:cstheme="minorBidi" w:hint="eastAsia"/>
            <w:sz w:val="22"/>
          </w:rPr>
          <w:delText>制动</w:delText>
        </w:r>
        <w:r w:rsidDel="004A58A3">
          <w:rPr>
            <w:rFonts w:cstheme="minorBidi" w:hint="eastAsia"/>
            <w:sz w:val="22"/>
          </w:rPr>
          <w:delText>+</w:delText>
        </w:r>
      </w:del>
      <w:r>
        <w:rPr>
          <w:rFonts w:cstheme="minorBidi" w:hint="eastAsia"/>
          <w:sz w:val="22"/>
        </w:rPr>
        <w:t>电制动</w:t>
      </w:r>
      <w:del w:id="245" w:author="Yang Zhen SGH CDAY223" w:date="2026-01-15T16:19:00Z" w16du:dateUtc="2026-01-15T08:19:00Z">
        <w:r w:rsidDel="004A58A3">
          <w:rPr>
            <w:rFonts w:cstheme="minorBidi" w:hint="eastAsia"/>
            <w:sz w:val="22"/>
          </w:rPr>
          <w:delText>可选</w:delText>
        </w:r>
      </w:del>
      <w:r>
        <w:rPr>
          <w:rFonts w:cstheme="minorBidi" w:hint="eastAsia"/>
          <w:sz w:val="22"/>
        </w:rPr>
        <w:t>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29322509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</w:t>
      </w:r>
      <w:del w:id="246" w:author="Yang Zhen SGH CDAY223" w:date="2026-01-15T16:19:00Z" w16du:dateUtc="2026-01-15T08:19:00Z">
        <w:r w:rsidDel="004A58A3">
          <w:rPr>
            <w:rFonts w:cstheme="minorBidi" w:hint="eastAsia"/>
            <w:sz w:val="22"/>
          </w:rPr>
          <w:delText>制动</w:delText>
        </w:r>
        <w:r w:rsidDel="004A58A3">
          <w:rPr>
            <w:rFonts w:cstheme="minorBidi" w:hint="eastAsia"/>
            <w:sz w:val="22"/>
          </w:rPr>
          <w:delText>+</w:delText>
        </w:r>
      </w:del>
      <w:r>
        <w:rPr>
          <w:rFonts w:cstheme="minorBidi" w:hint="eastAsia"/>
          <w:sz w:val="22"/>
        </w:rPr>
        <w:t>电制动</w:t>
      </w:r>
      <w:del w:id="247" w:author="Yang Zhen SGH CDAY223" w:date="2026-01-15T16:19:00Z" w16du:dateUtc="2026-01-15T08:19:00Z">
        <w:r w:rsidDel="004A58A3">
          <w:rPr>
            <w:rFonts w:cstheme="minorBidi" w:hint="eastAsia"/>
            <w:sz w:val="22"/>
          </w:rPr>
          <w:delText>可选</w:delText>
        </w:r>
      </w:del>
      <w:r>
        <w:rPr>
          <w:rFonts w:cstheme="minorBidi" w:hint="eastAsia"/>
          <w:sz w:val="22"/>
        </w:rPr>
        <w:t>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5769453F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刚度（暂不</w:t>
      </w:r>
      <w:del w:id="248" w:author="Yang Zhen SGH CDAY223" w:date="2026-01-15T16:23:00Z" w16du:dateUtc="2026-01-15T08:23:00Z">
        <w:r w:rsidDel="00846686">
          <w:rPr>
            <w:rFonts w:cstheme="minorBidi" w:hint="eastAsia"/>
            <w:sz w:val="22"/>
          </w:rPr>
          <w:delText>实现</w:delText>
        </w:r>
      </w:del>
      <w:ins w:id="249" w:author="Yang Zhen SGH CDAY223" w:date="2026-01-15T16:23:00Z" w16du:dateUtc="2026-01-15T08:23:00Z">
        <w:r w:rsidR="00846686">
          <w:rPr>
            <w:rFonts w:cstheme="minorBidi" w:hint="eastAsia"/>
            <w:sz w:val="22"/>
          </w:rPr>
          <w:t>支持</w:t>
        </w:r>
      </w:ins>
      <w:r>
        <w:rPr>
          <w:rFonts w:cstheme="minorBidi" w:hint="eastAsia"/>
          <w:sz w:val="22"/>
        </w:rPr>
        <w:t>单轮</w:t>
      </w:r>
      <w:proofErr w:type="gramStart"/>
      <w:r>
        <w:rPr>
          <w:rFonts w:cstheme="minorBidi" w:hint="eastAsia"/>
          <w:sz w:val="22"/>
        </w:rPr>
        <w:t>侧独立</w:t>
      </w:r>
      <w:proofErr w:type="gramEnd"/>
      <w:r>
        <w:rPr>
          <w:rFonts w:cstheme="minorBidi" w:hint="eastAsia"/>
          <w:sz w:val="22"/>
        </w:rPr>
        <w:t>控制</w:t>
      </w:r>
      <w:ins w:id="250" w:author="Yang Zhen SGH CDAY223" w:date="2026-01-15T16:23:00Z" w16du:dateUtc="2026-01-15T08:23:00Z">
        <w:r w:rsidR="002F15B6">
          <w:rPr>
            <w:rFonts w:cstheme="minorBidi" w:hint="eastAsia"/>
            <w:sz w:val="22"/>
          </w:rPr>
          <w:t>，只能控制整体</w:t>
        </w:r>
      </w:ins>
      <w:ins w:id="251" w:author="Yang Zhen SGH CDAY223" w:date="2026-01-15T16:24:00Z" w16du:dateUtc="2026-01-15T08:24:00Z">
        <w:r w:rsidR="002F15B6">
          <w:rPr>
            <w:rFonts w:cstheme="minorBidi" w:hint="eastAsia"/>
            <w:sz w:val="22"/>
          </w:rPr>
          <w:t>刚度</w:t>
        </w:r>
      </w:ins>
      <w:r>
        <w:rPr>
          <w:rFonts w:cstheme="minorBidi" w:hint="eastAsia"/>
          <w:sz w:val="22"/>
        </w:rPr>
        <w:t>）。配合制动（</w:t>
      </w:r>
      <w:del w:id="252" w:author="Yang Zhen SGH CDAY223" w:date="2026-01-15T16:21:00Z" w16du:dateUtc="2026-01-15T08:21:00Z">
        <w:r w:rsidDel="00571B72">
          <w:rPr>
            <w:rFonts w:cstheme="minorBidi" w:hint="eastAsia"/>
            <w:sz w:val="22"/>
          </w:rPr>
          <w:delText>制动</w:delText>
        </w:r>
        <w:r w:rsidDel="00571B72">
          <w:rPr>
            <w:rFonts w:cstheme="minorBidi" w:hint="eastAsia"/>
            <w:sz w:val="22"/>
          </w:rPr>
          <w:delText>+</w:delText>
        </w:r>
      </w:del>
      <w:r>
        <w:rPr>
          <w:rFonts w:cstheme="minorBidi" w:hint="eastAsia"/>
          <w:sz w:val="22"/>
        </w:rPr>
        <w:t>电制动</w:t>
      </w:r>
      <w:del w:id="253" w:author="Yang Zhen SGH CDAY223" w:date="2026-01-15T16:21:00Z" w16du:dateUtc="2026-01-15T08:21:00Z">
        <w:r w:rsidDel="00571B72">
          <w:rPr>
            <w:rFonts w:cstheme="minorBidi" w:hint="eastAsia"/>
            <w:sz w:val="22"/>
          </w:rPr>
          <w:delText>可选</w:delText>
        </w:r>
      </w:del>
      <w:r>
        <w:rPr>
          <w:rFonts w:cstheme="minorBidi" w:hint="eastAsia"/>
          <w:sz w:val="22"/>
        </w:rPr>
        <w:t>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254" w:name="_Toc207715813"/>
      <w:r>
        <w:rPr>
          <w:rFonts w:hint="eastAsia"/>
          <w:lang w:val="en-US"/>
        </w:rPr>
        <w:t>功能状态机</w:t>
      </w:r>
      <w:bookmarkEnd w:id="254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255" w:name="_Toc207715814"/>
      <w:r>
        <w:rPr>
          <w:rFonts w:hint="eastAsia"/>
        </w:rPr>
        <w:t>功能接口描述</w:t>
      </w:r>
      <w:bookmarkEnd w:id="255"/>
    </w:p>
    <w:p w14:paraId="11C43FB9" w14:textId="77777777" w:rsidR="009E3A7B" w:rsidRDefault="00FF6374">
      <w:pPr>
        <w:pStyle w:val="3"/>
      </w:pPr>
      <w:bookmarkStart w:id="256" w:name="_Toc207715815"/>
      <w:r>
        <w:rPr>
          <w:rFonts w:hint="eastAsia"/>
        </w:rPr>
        <w:t>总线信号</w:t>
      </w:r>
      <w:bookmarkEnd w:id="256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CSTSwt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8139E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0x0: Not press</w:t>
            </w:r>
          </w:p>
          <w:p w14:paraId="11059CF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 Press</w:t>
            </w:r>
          </w:p>
        </w:tc>
      </w:tr>
      <w:tr w:rsidR="009E3A7B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CST_Status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2E95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0x0: CST is </w:t>
            </w:r>
            <w:r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Off</w:t>
            </w:r>
          </w:p>
          <w:p w14:paraId="484DB52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 CST is Standby</w:t>
            </w:r>
          </w:p>
          <w:p w14:paraId="682B3BC8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0x2: CST is Active</w:t>
            </w:r>
          </w:p>
          <w:p w14:paraId="5DA164B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0x3: CST is Failure</w:t>
            </w:r>
          </w:p>
        </w:tc>
      </w:tr>
      <w:tr w:rsidR="009E3A7B" w14:paraId="7E438E08" w14:textId="77777777">
        <w:tc>
          <w:tcPr>
            <w:tcW w:w="426" w:type="pct"/>
            <w:tcBorders>
              <w:right w:val="single" w:sz="4" w:space="0" w:color="auto"/>
            </w:tcBorders>
          </w:tcPr>
          <w:p w14:paraId="34D32534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commentRangeStart w:id="257"/>
            <w:commentRangeStart w:id="258"/>
            <w:commentRangeStart w:id="259"/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</w:tcPr>
          <w:p w14:paraId="2346FA6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0047C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26CFB1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DiffLockCtrlSts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8DD663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差速锁控制模式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A837AF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06D024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FD1F22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9A01DC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$0=Open</w:t>
            </w:r>
            <w:r>
              <w:rPr>
                <w:rFonts w:hint="eastAsia"/>
                <w:sz w:val="16"/>
                <w:szCs w:val="16"/>
              </w:rPr>
              <w:t>（断开）</w:t>
            </w:r>
          </w:p>
          <w:p w14:paraId="0EA492D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$1=Hold</w:t>
            </w:r>
            <w:r>
              <w:rPr>
                <w:rFonts w:hint="eastAsia"/>
                <w:sz w:val="16"/>
                <w:szCs w:val="16"/>
              </w:rPr>
              <w:t>（闭合）</w:t>
            </w:r>
          </w:p>
          <w:p w14:paraId="5AA16F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$2=Fault</w:t>
            </w:r>
            <w:r>
              <w:rPr>
                <w:rFonts w:hint="eastAsia"/>
                <w:sz w:val="16"/>
                <w:szCs w:val="16"/>
              </w:rPr>
              <w:t>（故障）</w:t>
            </w:r>
            <w:commentRangeEnd w:id="257"/>
            <w:r w:rsidR="00C46236">
              <w:rPr>
                <w:rStyle w:val="affff4"/>
                <w:lang w:val="zh-CN"/>
              </w:rPr>
              <w:commentReference w:id="257"/>
            </w:r>
            <w:r w:rsidR="005171BD">
              <w:rPr>
                <w:rStyle w:val="affff4"/>
                <w:lang w:val="zh-CN"/>
              </w:rPr>
              <w:commentReference w:id="258"/>
            </w:r>
            <w:r w:rsidR="0060776D">
              <w:rPr>
                <w:rStyle w:val="affff4"/>
                <w:lang w:val="zh-CN"/>
              </w:rPr>
              <w:commentReference w:id="259"/>
            </w:r>
          </w:p>
        </w:tc>
      </w:tr>
      <w:commentRangeEnd w:id="258"/>
      <w:commentRangeEnd w:id="259"/>
      <w:tr w:rsidR="009E3A7B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9E3A7B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9E3A7B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0F510479" w:rsidR="009E3A7B" w:rsidRDefault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ins w:id="260" w:author="Yang Zhen SGH CDAY223" w:date="2026-01-15T16:27:00Z" w16du:dateUtc="2026-01-15T08:27:00Z">
              <w:r>
                <w:rPr>
                  <w:rFonts w:hint="eastAsia"/>
                  <w:sz w:val="16"/>
                  <w:szCs w:val="16"/>
                </w:rPr>
                <w:t>IMU</w:t>
              </w:r>
            </w:ins>
            <w:del w:id="261" w:author="Yang Zhen SGH CDAY223" w:date="2026-01-15T16:27:00Z" w16du:dateUtc="2026-01-15T08:27:00Z">
              <w:r w:rsidR="00FF6374" w:rsidDel="00F15CA8">
                <w:rPr>
                  <w:rFonts w:ascii="Arial" w:eastAsiaTheme="minorEastAsia" w:hAnsi="Arial" w:cs="Arial" w:hint="eastAsia"/>
                  <w:sz w:val="16"/>
                  <w:szCs w:val="16"/>
                </w:rPr>
                <w:delText>SDM</w:delText>
              </w:r>
            </w:del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739DDD80" w:rsidR="009E3A7B" w:rsidRDefault="0000111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ins w:id="262" w:author="Yang Zhen SGH CDAY223" w:date="2026-01-15T16:25:00Z" w16du:dateUtc="2026-01-15T08:25:00Z">
              <w:r w:rsidRPr="00001114">
                <w:rPr>
                  <w:rFonts w:ascii="Arial" w:eastAsiaTheme="minorEastAsia" w:hAnsi="Arial" w:cs="Arial"/>
                  <w:sz w:val="16"/>
                  <w:szCs w:val="16"/>
                </w:rPr>
                <w:t>ADASLongAcc</w:t>
              </w:r>
            </w:ins>
            <w:proofErr w:type="spellEnd"/>
            <w:del w:id="263" w:author="Yang Zhen SGH CDAY223" w:date="2026-01-15T16:25:00Z" w16du:dateUtc="2026-01-15T08:25:00Z">
              <w:r w:rsidR="00FF6374" w:rsidDel="00001114">
                <w:rPr>
                  <w:rFonts w:ascii="Arial" w:eastAsiaTheme="minorEastAsia" w:hAnsi="Arial" w:cs="Arial"/>
                  <w:sz w:val="16"/>
                  <w:szCs w:val="16"/>
                </w:rPr>
                <w:delText>VSELongAcc_1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9E3A7B" w:rsidRDefault="009E3A7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9E3A7B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68243A50" w:rsidR="009E3A7B" w:rsidRDefault="00F15CA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ins w:id="264" w:author="Yang Zhen SGH CDAY223" w:date="2026-01-15T16:27:00Z" w16du:dateUtc="2026-01-15T08:27:00Z">
              <w:r>
                <w:rPr>
                  <w:rFonts w:hint="eastAsia"/>
                  <w:sz w:val="16"/>
                  <w:szCs w:val="16"/>
                </w:rPr>
                <w:t>IMU</w:t>
              </w:r>
            </w:ins>
            <w:del w:id="265" w:author="Yang Zhen SGH CDAY223" w:date="2026-01-15T16:27:00Z" w16du:dateUtc="2026-01-15T08:27:00Z">
              <w:r w:rsidR="00FF6374" w:rsidDel="00F15CA8">
                <w:rPr>
                  <w:rFonts w:ascii="Arial" w:eastAsiaTheme="minorEastAsia" w:hAnsi="Arial" w:cs="Arial" w:hint="eastAsia"/>
                  <w:sz w:val="16"/>
                  <w:szCs w:val="16"/>
                </w:rPr>
                <w:delText>SDM</w:delText>
              </w:r>
            </w:del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48680B5B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ins w:id="266" w:author="Yang Zhen SGH CDAY223" w:date="2026-01-15T16:25:00Z" w16du:dateUtc="2026-01-15T08:25:00Z">
              <w:r w:rsidRPr="004B4B77">
                <w:rPr>
                  <w:rFonts w:ascii="Arial" w:eastAsiaTheme="minorEastAsia" w:hAnsi="Arial" w:cs="Arial"/>
                  <w:sz w:val="16"/>
                  <w:szCs w:val="16"/>
                </w:rPr>
                <w:t>ADASLongAccV</w:t>
              </w:r>
            </w:ins>
            <w:proofErr w:type="spellEnd"/>
            <w:del w:id="267" w:author="Yang Zhen SGH CDAY223" w:date="2026-01-15T16:25:00Z" w16du:dateUtc="2026-01-15T08:25:00Z">
              <w:r w:rsidR="00FF6374" w:rsidDel="004B4B77">
                <w:rPr>
                  <w:rFonts w:ascii="Arial" w:eastAsiaTheme="minorEastAsia" w:hAnsi="Arial" w:cs="Arial"/>
                  <w:sz w:val="16"/>
                  <w:szCs w:val="16"/>
                </w:rPr>
                <w:delText>VSELongAccV_1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9E3A7B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2F1A7A64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ins w:id="268" w:author="Yang Zhen SGH CDAY223" w:date="2026-01-15T16:26:00Z" w16du:dateUtc="2026-01-15T08:26:00Z">
              <w:r w:rsidRPr="004B4B77">
                <w:rPr>
                  <w:sz w:val="16"/>
                  <w:szCs w:val="16"/>
                </w:rPr>
                <w:t>ADASLatAccel</w:t>
              </w:r>
            </w:ins>
            <w:proofErr w:type="spellEnd"/>
            <w:del w:id="269" w:author="Yang Zhen SGH CDAY223" w:date="2026-01-15T16:26:00Z" w16du:dateUtc="2026-01-15T08:26:00Z">
              <w:r w:rsidR="00FF6374" w:rsidDel="004B4B77">
                <w:rPr>
                  <w:sz w:val="16"/>
                  <w:szCs w:val="16"/>
                </w:rPr>
                <w:delText>VSELatAcc_1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9E3A7B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760435D5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ins w:id="270" w:author="Yang Zhen SGH CDAY223" w:date="2026-01-15T16:26:00Z" w16du:dateUtc="2026-01-15T08:26:00Z">
              <w:r w:rsidRPr="004B4B77">
                <w:rPr>
                  <w:sz w:val="16"/>
                  <w:szCs w:val="16"/>
                </w:rPr>
                <w:t>ADASLatAccelV</w:t>
              </w:r>
            </w:ins>
            <w:proofErr w:type="spellEnd"/>
            <w:del w:id="271" w:author="Yang Zhen SGH CDAY223" w:date="2026-01-15T16:26:00Z" w16du:dateUtc="2026-01-15T08:26:00Z">
              <w:r w:rsidR="00FF6374" w:rsidDel="004B4B77">
                <w:rPr>
                  <w:sz w:val="16"/>
                  <w:szCs w:val="16"/>
                </w:rPr>
                <w:delText>VSELatAccV_1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9E3A7B" w:rsidRDefault="00FF6374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F15CA8" w14:paraId="3341226E" w14:textId="77777777">
        <w:trPr>
          <w:ins w:id="272" w:author="Yang Zhen SGH CDAY223" w:date="2026-01-15T16:26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F15CA8" w:rsidRDefault="00F15CA8" w:rsidP="00F15CA8">
            <w:pPr>
              <w:spacing w:line="240" w:lineRule="atLeast"/>
              <w:ind w:leftChars="-53" w:left="-12" w:hangingChars="62" w:hanging="99"/>
              <w:rPr>
                <w:ins w:id="273" w:author="Yang Zhen SGH CDAY223" w:date="2026-01-15T16:26:00Z" w16du:dateUtc="2026-01-15T08:26:00Z"/>
                <w:sz w:val="16"/>
                <w:szCs w:val="16"/>
              </w:rPr>
            </w:pPr>
            <w:ins w:id="274" w:author="Yang Zhen SGH CDAY223" w:date="2026-01-15T16:28:00Z" w16du:dateUtc="2026-01-15T08:28:00Z">
              <w:r>
                <w:rPr>
                  <w:rFonts w:hint="eastAsia"/>
                  <w:sz w:val="16"/>
                  <w:szCs w:val="16"/>
                </w:rPr>
                <w:lastRenderedPageBreak/>
                <w:t>IMU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F15CA8" w:rsidRDefault="00F15CA8" w:rsidP="00F15CA8">
            <w:pPr>
              <w:spacing w:line="240" w:lineRule="atLeast"/>
              <w:ind w:firstLineChars="0" w:firstLine="0"/>
              <w:rPr>
                <w:ins w:id="275" w:author="Yang Zhen SGH CDAY223" w:date="2026-01-15T16:26:00Z" w16du:dateUtc="2026-01-15T08:26:00Z"/>
                <w:sz w:val="16"/>
                <w:szCs w:val="16"/>
              </w:rPr>
            </w:pPr>
            <w:ins w:id="276" w:author="Yang Zhen SGH CDAY223" w:date="2026-01-15T16:28:00Z" w16du:dateUtc="2026-01-15T08:28:00Z">
              <w:r>
                <w:rPr>
                  <w:rFonts w:hint="eastAsia"/>
                  <w:sz w:val="16"/>
                  <w:szCs w:val="16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F15CA8" w:rsidRDefault="00F15CA8" w:rsidP="00F15CA8">
            <w:pPr>
              <w:spacing w:line="240" w:lineRule="atLeast"/>
              <w:ind w:firstLineChars="0" w:firstLine="0"/>
              <w:rPr>
                <w:ins w:id="277" w:author="Yang Zhen SGH CDAY223" w:date="2026-01-15T16:26:00Z" w16du:dateUtc="2026-01-15T08:2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F15CA8" w:rsidRPr="004B4B77" w:rsidRDefault="00F15CA8" w:rsidP="00F15CA8">
            <w:pPr>
              <w:spacing w:line="240" w:lineRule="atLeast"/>
              <w:ind w:firstLineChars="0" w:firstLine="0"/>
              <w:rPr>
                <w:ins w:id="278" w:author="Yang Zhen SGH CDAY223" w:date="2026-01-15T16:26:00Z" w16du:dateUtc="2026-01-15T08:26:00Z"/>
                <w:sz w:val="16"/>
                <w:szCs w:val="16"/>
              </w:rPr>
            </w:pPr>
            <w:proofErr w:type="spellStart"/>
            <w:ins w:id="279" w:author="Yang Zhen SGH CDAY223" w:date="2026-01-15T16:27:00Z" w16du:dateUtc="2026-01-15T08:27:00Z">
              <w:r w:rsidRPr="005F4530">
                <w:rPr>
                  <w:sz w:val="16"/>
                  <w:szCs w:val="16"/>
                </w:rPr>
                <w:t>ADASIMUPitch</w:t>
              </w:r>
            </w:ins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F15CA8" w:rsidRDefault="00F15CA8" w:rsidP="00F15CA8">
            <w:pPr>
              <w:spacing w:line="240" w:lineRule="atLeast"/>
              <w:ind w:firstLineChars="0" w:firstLine="0"/>
              <w:rPr>
                <w:ins w:id="280" w:author="Yang Zhen SGH CDAY223" w:date="2026-01-15T16:26:00Z" w16du:dateUtc="2026-01-15T08:26:00Z"/>
                <w:sz w:val="16"/>
                <w:szCs w:val="16"/>
              </w:rPr>
            </w:pPr>
            <w:ins w:id="281" w:author="Yang Zhen SGH CDAY223" w:date="2026-01-15T16:27:00Z" w16du:dateUtc="2026-01-15T08:27:00Z">
              <w:r>
                <w:rPr>
                  <w:rFonts w:hint="eastAsia"/>
                  <w:sz w:val="16"/>
                  <w:szCs w:val="16"/>
                </w:rPr>
                <w:t>俯仰角速度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F15CA8" w:rsidRDefault="00F15CA8" w:rsidP="00F15CA8">
            <w:pPr>
              <w:spacing w:line="240" w:lineRule="atLeast"/>
              <w:ind w:leftChars="-18" w:left="-6" w:hangingChars="20" w:hanging="32"/>
              <w:rPr>
                <w:ins w:id="282" w:author="Yang Zhen SGH CDAY223" w:date="2026-01-15T16:26:00Z" w16du:dateUtc="2026-01-15T08:2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F15CA8" w:rsidRDefault="00F15CA8" w:rsidP="00F15CA8">
            <w:pPr>
              <w:spacing w:line="240" w:lineRule="atLeast"/>
              <w:ind w:firstLineChars="0" w:firstLine="0"/>
              <w:rPr>
                <w:ins w:id="283" w:author="Yang Zhen SGH CDAY223" w:date="2026-01-15T16:26:00Z" w16du:dateUtc="2026-01-15T08:2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F15CA8" w:rsidRDefault="00F15CA8" w:rsidP="00F15CA8">
            <w:pPr>
              <w:spacing w:line="240" w:lineRule="atLeast"/>
              <w:ind w:firstLineChars="0" w:firstLine="0"/>
              <w:rPr>
                <w:ins w:id="284" w:author="Yang Zhen SGH CDAY223" w:date="2026-01-15T16:26:00Z" w16du:dateUtc="2026-01-15T08:2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F15CA8" w:rsidRDefault="00F15CA8" w:rsidP="00F15CA8">
            <w:pPr>
              <w:ind w:firstLineChars="0" w:firstLine="0"/>
              <w:outlineLvl w:val="0"/>
              <w:rPr>
                <w:ins w:id="285" w:author="Yang Zhen SGH CDAY223" w:date="2026-01-15T16:26:00Z" w16du:dateUtc="2026-01-15T08:26:00Z"/>
                <w:sz w:val="16"/>
                <w:szCs w:val="16"/>
              </w:rPr>
            </w:pPr>
          </w:p>
        </w:tc>
      </w:tr>
      <w:tr w:rsidR="00360D13" w14:paraId="2842D1CF" w14:textId="77777777">
        <w:trPr>
          <w:ins w:id="286" w:author="Yang Zhen SGH CDAY223" w:date="2026-01-15T16:28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360D13" w:rsidRDefault="00360D13" w:rsidP="00360D13">
            <w:pPr>
              <w:spacing w:line="240" w:lineRule="atLeast"/>
              <w:ind w:leftChars="-53" w:left="-12" w:hangingChars="62" w:hanging="99"/>
              <w:rPr>
                <w:ins w:id="287" w:author="Yang Zhen SGH CDAY223" w:date="2026-01-15T16:28:00Z" w16du:dateUtc="2026-01-15T08:28:00Z"/>
                <w:sz w:val="16"/>
                <w:szCs w:val="16"/>
              </w:rPr>
            </w:pPr>
            <w:ins w:id="288" w:author="Yang Zhen SGH CDAY223" w:date="2026-01-15T16:29:00Z" w16du:dateUtc="2026-01-15T08:29:00Z">
              <w:r>
                <w:rPr>
                  <w:rFonts w:hint="eastAsia"/>
                  <w:sz w:val="16"/>
                  <w:szCs w:val="16"/>
                </w:rPr>
                <w:t>IMU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360D13" w:rsidRDefault="00360D13" w:rsidP="00360D13">
            <w:pPr>
              <w:spacing w:line="240" w:lineRule="atLeast"/>
              <w:ind w:firstLineChars="0" w:firstLine="0"/>
              <w:rPr>
                <w:ins w:id="289" w:author="Yang Zhen SGH CDAY223" w:date="2026-01-15T16:28:00Z" w16du:dateUtc="2026-01-15T08:28:00Z"/>
                <w:sz w:val="16"/>
                <w:szCs w:val="16"/>
              </w:rPr>
            </w:pPr>
            <w:ins w:id="290" w:author="Yang Zhen SGH CDAY223" w:date="2026-01-15T16:29:00Z" w16du:dateUtc="2026-01-15T08:29:00Z">
              <w:r>
                <w:rPr>
                  <w:rFonts w:hint="eastAsia"/>
                  <w:sz w:val="16"/>
                  <w:szCs w:val="16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360D13" w:rsidRDefault="00360D13" w:rsidP="00360D13">
            <w:pPr>
              <w:spacing w:line="240" w:lineRule="atLeast"/>
              <w:ind w:firstLineChars="0" w:firstLine="0"/>
              <w:rPr>
                <w:ins w:id="291" w:author="Yang Zhen SGH CDAY223" w:date="2026-01-15T16:28:00Z" w16du:dateUtc="2026-01-15T08:28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360D13" w:rsidRPr="005F4530" w:rsidRDefault="00360D13" w:rsidP="00360D13">
            <w:pPr>
              <w:spacing w:line="240" w:lineRule="atLeast"/>
              <w:ind w:firstLineChars="0" w:firstLine="0"/>
              <w:rPr>
                <w:ins w:id="292" w:author="Yang Zhen SGH CDAY223" w:date="2026-01-15T16:28:00Z" w16du:dateUtc="2026-01-15T08:28:00Z"/>
                <w:sz w:val="16"/>
                <w:szCs w:val="16"/>
              </w:rPr>
            </w:pPr>
            <w:proofErr w:type="spellStart"/>
            <w:ins w:id="293" w:author="Yang Zhen SGH CDAY223" w:date="2026-01-15T16:28:00Z" w16du:dateUtc="2026-01-15T08:28:00Z">
              <w:r w:rsidRPr="007949A0">
                <w:rPr>
                  <w:sz w:val="16"/>
                  <w:szCs w:val="16"/>
                </w:rPr>
                <w:t>ADASPitchRateV</w:t>
              </w:r>
              <w:proofErr w:type="spellEnd"/>
            </w:ins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360D13" w:rsidRDefault="00360D13" w:rsidP="00360D13">
            <w:pPr>
              <w:spacing w:line="240" w:lineRule="atLeast"/>
              <w:ind w:firstLineChars="0" w:firstLine="0"/>
              <w:rPr>
                <w:ins w:id="294" w:author="Yang Zhen SGH CDAY223" w:date="2026-01-15T16:28:00Z" w16du:dateUtc="2026-01-15T08:28:00Z"/>
                <w:sz w:val="16"/>
                <w:szCs w:val="16"/>
              </w:rPr>
            </w:pPr>
            <w:ins w:id="295" w:author="Yang Zhen SGH CDAY223" w:date="2026-01-15T16:29:00Z" w16du:dateUtc="2026-01-15T08:29:00Z">
              <w:r w:rsidRPr="00360D13">
                <w:rPr>
                  <w:rFonts w:hint="eastAsia"/>
                  <w:sz w:val="16"/>
                  <w:szCs w:val="16"/>
                </w:rPr>
                <w:t>俯仰角速度有效位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ins w:id="296" w:author="Yang Zhen SGH CDAY223" w:date="2026-01-15T16:28:00Z" w16du:dateUtc="2026-01-15T08:28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360D13" w:rsidRDefault="00360D13" w:rsidP="00360D13">
            <w:pPr>
              <w:spacing w:line="240" w:lineRule="atLeast"/>
              <w:ind w:firstLineChars="0" w:firstLine="0"/>
              <w:rPr>
                <w:ins w:id="297" w:author="Yang Zhen SGH CDAY223" w:date="2026-01-15T16:28:00Z" w16du:dateUtc="2026-01-15T08:28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360D13" w:rsidRDefault="00360D13" w:rsidP="00360D13">
            <w:pPr>
              <w:spacing w:line="240" w:lineRule="atLeast"/>
              <w:ind w:firstLineChars="0" w:firstLine="0"/>
              <w:rPr>
                <w:ins w:id="298" w:author="Yang Zhen SGH CDAY223" w:date="2026-01-15T16:28:00Z" w16du:dateUtc="2026-01-15T08:28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360D13" w:rsidRDefault="00360D13" w:rsidP="00360D13">
            <w:pPr>
              <w:ind w:firstLineChars="0" w:firstLine="0"/>
              <w:outlineLvl w:val="0"/>
              <w:rPr>
                <w:ins w:id="299" w:author="Yang Zhen SGH CDAY223" w:date="2026-01-15T16:28:00Z" w16du:dateUtc="2026-01-15T08:28:00Z"/>
                <w:sz w:val="16"/>
                <w:szCs w:val="16"/>
              </w:rPr>
            </w:pPr>
          </w:p>
        </w:tc>
      </w:tr>
      <w:tr w:rsidR="00360D13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360D13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360D13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360D13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850A5C" w:rsidRPr="00850A5C" w14:paraId="7AA7C19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07C409" w14:textId="77777777" w:rsidR="00850A5C" w:rsidRP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  <w:rPrChange w:id="300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01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F86C5B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02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03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361A5CB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0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222234" w14:textId="4C5A7CF1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05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ins w:id="306" w:author="Yang Zhen SGH CDAY223" w:date="2026-01-15T16:30:00Z" w16du:dateUtc="2026-01-15T08:30:00Z">
              <w:r w:rsidRPr="00850A5C">
                <w:rPr>
                  <w:strike/>
                  <w:sz w:val="16"/>
                  <w:szCs w:val="16"/>
                  <w:rPrChange w:id="307" w:author="Yang Zhen SGH CDAY223" w:date="2026-01-15T16:30:00Z" w16du:dateUtc="2026-01-15T08:30:00Z">
                    <w:rPr>
                      <w:sz w:val="16"/>
                      <w:szCs w:val="16"/>
                    </w:rPr>
                  </w:rPrChange>
                </w:rPr>
                <w:t>OverlayBrkActrRqstSts</w:t>
              </w:r>
            </w:ins>
            <w:proofErr w:type="spellEnd"/>
            <w:del w:id="308" w:author="Yang Zhen SGH CDAY223" w:date="2026-01-15T16:30:00Z" w16du:dateUtc="2026-01-15T08:30:00Z">
              <w:r w:rsidRPr="00850A5C" w:rsidDel="004049C8">
                <w:rPr>
                  <w:strike/>
                  <w:sz w:val="16"/>
                  <w:szCs w:val="16"/>
                  <w:rPrChange w:id="309" w:author="Yang Zhen SGH CDAY223" w:date="2026-01-15T16:30:00Z" w16du:dateUtc="2026-01-15T08:30:00Z">
                    <w:rPr>
                      <w:sz w:val="16"/>
                      <w:szCs w:val="16"/>
                    </w:rPr>
                  </w:rPrChange>
                </w:rPr>
                <w:delText>BrkActrSts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870D57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10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11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7A489" w14:textId="77777777" w:rsidR="00850A5C" w:rsidRP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rPrChange w:id="312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0051E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13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13893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1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42FBA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15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16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$0=</w:t>
            </w:r>
            <w:proofErr w:type="spellStart"/>
            <w:r w:rsidRPr="00850A5C">
              <w:rPr>
                <w:strike/>
                <w:sz w:val="16"/>
                <w:szCs w:val="16"/>
                <w:rPrChange w:id="317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Not_Controllable</w:t>
            </w:r>
            <w:proofErr w:type="spellEnd"/>
            <w:r w:rsidRPr="00850A5C">
              <w:rPr>
                <w:strike/>
                <w:sz w:val="16"/>
                <w:szCs w:val="16"/>
                <w:rPrChange w:id="318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$1=</w:t>
            </w:r>
            <w:proofErr w:type="spellStart"/>
            <w:r w:rsidRPr="00850A5C">
              <w:rPr>
                <w:strike/>
                <w:sz w:val="16"/>
                <w:szCs w:val="16"/>
                <w:rPrChange w:id="319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Ready_for_Control</w:t>
            </w:r>
            <w:proofErr w:type="spellEnd"/>
            <w:r w:rsidRPr="00850A5C">
              <w:rPr>
                <w:strike/>
                <w:sz w:val="16"/>
                <w:szCs w:val="16"/>
                <w:rPrChange w:id="320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$2=Controlled</w:t>
            </w:r>
            <w:r w:rsidRPr="00850A5C">
              <w:rPr>
                <w:strike/>
                <w:sz w:val="16"/>
                <w:szCs w:val="16"/>
                <w:rPrChange w:id="321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$3=Override</w:t>
            </w:r>
            <w:r w:rsidRPr="00850A5C">
              <w:rPr>
                <w:strike/>
                <w:sz w:val="16"/>
                <w:szCs w:val="16"/>
                <w:rPrChange w:id="322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$4=Error</w:t>
            </w:r>
          </w:p>
        </w:tc>
      </w:tr>
      <w:tr w:rsidR="00850A5C" w:rsidRPr="00850A5C" w14:paraId="3590F91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BBBC71" w14:textId="77777777" w:rsidR="00850A5C" w:rsidRP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  <w:rPrChange w:id="323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24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390037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25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26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EC9E431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27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441E12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28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r w:rsidRPr="00850A5C">
              <w:rPr>
                <w:strike/>
                <w:sz w:val="16"/>
                <w:szCs w:val="16"/>
                <w:rPrChange w:id="329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BrkTrqAtvRqst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A424C18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30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31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制动力矩激活请求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DE700" w14:textId="77777777" w:rsidR="00850A5C" w:rsidRP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rPrChange w:id="332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3B0E7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33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64434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3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35C83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35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36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$0=</w:t>
            </w:r>
            <w:proofErr w:type="spellStart"/>
            <w:r w:rsidRPr="00850A5C">
              <w:rPr>
                <w:strike/>
                <w:sz w:val="16"/>
                <w:szCs w:val="16"/>
                <w:rPrChange w:id="337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NoRequest</w:t>
            </w:r>
            <w:proofErr w:type="spellEnd"/>
            <w:r w:rsidRPr="00850A5C">
              <w:rPr>
                <w:strike/>
                <w:sz w:val="16"/>
                <w:szCs w:val="16"/>
                <w:rPrChange w:id="338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$1=</w:t>
            </w:r>
            <w:proofErr w:type="spellStart"/>
            <w:r w:rsidRPr="00850A5C">
              <w:rPr>
                <w:strike/>
                <w:sz w:val="16"/>
                <w:szCs w:val="16"/>
                <w:rPrChange w:id="339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Requst</w:t>
            </w:r>
            <w:proofErr w:type="spellEnd"/>
          </w:p>
        </w:tc>
      </w:tr>
      <w:tr w:rsidR="00850A5C" w:rsidRPr="00850A5C" w14:paraId="1CC102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B02A38" w14:textId="77777777" w:rsidR="00850A5C" w:rsidRP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  <w:rPrChange w:id="340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41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250516E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42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43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50AD71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4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81AC900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45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r w:rsidRPr="00850A5C">
              <w:rPr>
                <w:strike/>
                <w:sz w:val="16"/>
                <w:szCs w:val="16"/>
                <w:rPrChange w:id="346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TarBrkTqFrntLe</w:t>
            </w:r>
            <w:proofErr w:type="spellEnd"/>
            <w:r w:rsidRPr="00850A5C">
              <w:rPr>
                <w:strike/>
                <w:sz w:val="16"/>
                <w:szCs w:val="16"/>
                <w:rPrChange w:id="347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 xml:space="preserve"> / </w:t>
            </w:r>
            <w:proofErr w:type="spellStart"/>
            <w:r w:rsidRPr="00850A5C">
              <w:rPr>
                <w:strike/>
                <w:sz w:val="16"/>
                <w:szCs w:val="16"/>
                <w:rPrChange w:id="348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TarBrkTqFrntRi</w:t>
            </w:r>
            <w:proofErr w:type="spellEnd"/>
            <w:r w:rsidRPr="00850A5C">
              <w:rPr>
                <w:strike/>
                <w:sz w:val="16"/>
                <w:szCs w:val="16"/>
                <w:rPrChange w:id="349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 xml:space="preserve"> / </w:t>
            </w:r>
            <w:proofErr w:type="spellStart"/>
            <w:r w:rsidRPr="00850A5C">
              <w:rPr>
                <w:strike/>
                <w:sz w:val="16"/>
                <w:szCs w:val="16"/>
                <w:rPrChange w:id="350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TarBrkTqReLe</w:t>
            </w:r>
            <w:proofErr w:type="spellEnd"/>
            <w:r w:rsidRPr="00850A5C">
              <w:rPr>
                <w:strike/>
                <w:sz w:val="16"/>
                <w:szCs w:val="16"/>
                <w:rPrChange w:id="351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 xml:space="preserve"> / </w:t>
            </w:r>
            <w:proofErr w:type="spellStart"/>
            <w:r w:rsidRPr="00850A5C">
              <w:rPr>
                <w:strike/>
                <w:sz w:val="16"/>
                <w:szCs w:val="16"/>
                <w:rPrChange w:id="352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TarBrkTqReRi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9DF611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53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54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目标制动叠加扭矩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5C7C2" w14:textId="77777777" w:rsidR="00850A5C" w:rsidRP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rPrChange w:id="355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D58A9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56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F168C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57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0D9D1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58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</w:tr>
      <w:tr w:rsidR="00850A5C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7FF15F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$8=Unused and Reserved（预留）</w:t>
            </w:r>
          </w:p>
          <w:p w14:paraId="64580C30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20D87D2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850A5C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DTC 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59332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149C929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B2024A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38DF87F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82F662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332C3B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D8A896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663B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路面情况（路面识别）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D981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F06E0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B96A1D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8D27E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:rsidRPr="00EF111F" w14:paraId="5F9D567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B2A342A" w14:textId="77777777" w:rsidR="00850A5C" w:rsidRPr="00EF111F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  <w:rPrChange w:id="359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EF111F">
              <w:rPr>
                <w:rFonts w:hint="eastAsia"/>
                <w:strike/>
                <w:sz w:val="16"/>
                <w:szCs w:val="16"/>
                <w:rPrChange w:id="360" w:author="Yang Zhen SGH CDAY223" w:date="2026-01-15T16:33:00Z" w16du:dateUtc="2026-01-15T08:33:00Z">
                  <w:rPr>
                    <w:rFonts w:hint="eastAsia"/>
                    <w:sz w:val="16"/>
                    <w:szCs w:val="16"/>
                  </w:rPr>
                </w:rPrChange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D201CE1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61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EF111F">
              <w:rPr>
                <w:strike/>
                <w:sz w:val="16"/>
                <w:szCs w:val="16"/>
                <w:rPrChange w:id="362" w:author="Yang Zhen SGH CDAY223" w:date="2026-01-15T16:33:00Z" w16du:dateUtc="2026-01-15T08:33:00Z">
                  <w:rPr>
                    <w:sz w:val="16"/>
                    <w:szCs w:val="16"/>
                  </w:rPr>
                </w:rPrChange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400B39D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63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9F759A3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64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r w:rsidRPr="00EF111F">
              <w:rPr>
                <w:rFonts w:ascii="Arial" w:eastAsiaTheme="minorEastAsia" w:hAnsi="Arial" w:cs="Arial"/>
                <w:strike/>
                <w:sz w:val="16"/>
                <w:szCs w:val="16"/>
                <w:rPrChange w:id="365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  <w:t>BrkActrSts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136A69E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  <w:rPrChange w:id="366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  <w:highlight w:val="yellow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  <w:rPrChange w:id="367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  <w:highlight w:val="yellow"/>
                  </w:rPr>
                </w:rPrChange>
              </w:rPr>
              <w:t>制动系统降级，</w:t>
            </w:r>
            <w:proofErr w:type="gramStart"/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  <w:rPrChange w:id="368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  <w:highlight w:val="yellow"/>
                  </w:rPr>
                </w:rPrChange>
              </w:rPr>
              <w:t>不</w:t>
            </w:r>
            <w:proofErr w:type="gramEnd"/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  <w:rPrChange w:id="369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  <w:highlight w:val="yellow"/>
                  </w:rPr>
                </w:rPrChange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2E486" w14:textId="77777777" w:rsidR="00850A5C" w:rsidRPr="00EF111F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  <w:rPrChange w:id="370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  <w:highlight w:val="yellow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C25BC73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71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B6477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72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9F727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3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4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 xml:space="preserve">$0 = </w:t>
            </w:r>
            <w:proofErr w:type="spellStart"/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5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Not_Controllable</w:t>
            </w:r>
            <w:proofErr w:type="spellEnd"/>
          </w:p>
          <w:p w14:paraId="275B8FC7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6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7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 xml:space="preserve">$1 = </w:t>
            </w:r>
            <w:proofErr w:type="spellStart"/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8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Ready_for_Control</w:t>
            </w:r>
            <w:proofErr w:type="spellEnd"/>
          </w:p>
          <w:p w14:paraId="7EA77B63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9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0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$2 = Controlled</w:t>
            </w:r>
          </w:p>
          <w:p w14:paraId="7A358AB5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1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2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#3 = Error</w:t>
            </w:r>
          </w:p>
          <w:p w14:paraId="73174ACC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3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4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$4 = Override</w:t>
            </w:r>
          </w:p>
        </w:tc>
      </w:tr>
      <w:tr w:rsidR="00850A5C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驱动系统降级，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C070B2" w14:textId="77777777" w:rsidR="008D1835" w:rsidRPr="006F36B4" w:rsidRDefault="008D1835" w:rsidP="008D1835">
            <w:pPr>
              <w:ind w:firstLineChars="0" w:firstLine="0"/>
              <w:outlineLvl w:val="0"/>
              <w:rPr>
                <w:ins w:id="385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86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$0= Not Active</w:t>
              </w:r>
            </w:ins>
          </w:p>
          <w:p w14:paraId="20B058D3" w14:textId="77777777" w:rsidR="008D1835" w:rsidRPr="006F36B4" w:rsidRDefault="008D1835" w:rsidP="008D1835">
            <w:pPr>
              <w:ind w:firstLineChars="0" w:firstLine="0"/>
              <w:outlineLvl w:val="0"/>
              <w:rPr>
                <w:ins w:id="387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88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$1= ACC</w:t>
              </w:r>
            </w:ins>
          </w:p>
          <w:p w14:paraId="284C4961" w14:textId="77777777" w:rsidR="008D1835" w:rsidRPr="006F36B4" w:rsidRDefault="008D1835" w:rsidP="008D1835">
            <w:pPr>
              <w:ind w:firstLineChars="0" w:firstLine="0"/>
              <w:outlineLvl w:val="0"/>
              <w:rPr>
                <w:ins w:id="389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90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$2= APA</w:t>
              </w:r>
            </w:ins>
          </w:p>
          <w:p w14:paraId="11A7E6F5" w14:textId="77777777" w:rsidR="008D1835" w:rsidRPr="006F36B4" w:rsidRDefault="008D1835" w:rsidP="008D1835">
            <w:pPr>
              <w:ind w:firstLineChars="0" w:firstLine="0"/>
              <w:outlineLvl w:val="0"/>
              <w:rPr>
                <w:ins w:id="391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92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$3= AEB</w:t>
              </w:r>
            </w:ins>
          </w:p>
          <w:p w14:paraId="4270F087" w14:textId="7153FAE0" w:rsidR="00850A5C" w:rsidDel="008D1835" w:rsidRDefault="008D1835" w:rsidP="008D1835">
            <w:pPr>
              <w:ind w:firstLineChars="0" w:firstLine="0"/>
              <w:outlineLvl w:val="0"/>
              <w:rPr>
                <w:del w:id="393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94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$4= AES</w:t>
              </w:r>
            </w:ins>
            <w:del w:id="395" w:author="Yang Zhen SGH CDAY223" w:date="2026-01-15T16:57:00Z" w16du:dateUtc="2026-01-15T08:57:00Z">
              <w:r w:rsidR="00850A5C"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$0 = Not_Controllable</w:delText>
              </w:r>
            </w:del>
          </w:p>
          <w:p w14:paraId="01C8330E" w14:textId="77465E05" w:rsidR="00850A5C" w:rsidDel="008D1835" w:rsidRDefault="00850A5C" w:rsidP="00850A5C">
            <w:pPr>
              <w:ind w:firstLineChars="0" w:firstLine="0"/>
              <w:outlineLvl w:val="0"/>
              <w:rPr>
                <w:del w:id="396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del w:id="397" w:author="Yang Zhen SGH CDAY223" w:date="2026-01-15T16:57:00Z" w16du:dateUtc="2026-01-15T08:57:00Z">
              <w:r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$1 = Ready_for_Control</w:delText>
              </w:r>
            </w:del>
          </w:p>
          <w:p w14:paraId="785B428D" w14:textId="35B6599D" w:rsidR="00850A5C" w:rsidDel="008D1835" w:rsidRDefault="00850A5C" w:rsidP="00850A5C">
            <w:pPr>
              <w:ind w:firstLineChars="0" w:firstLine="0"/>
              <w:outlineLvl w:val="0"/>
              <w:rPr>
                <w:del w:id="398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del w:id="399" w:author="Yang Zhen SGH CDAY223" w:date="2026-01-15T16:57:00Z" w16du:dateUtc="2026-01-15T08:57:00Z">
              <w:r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$2 = Controlled</w:delText>
              </w:r>
            </w:del>
          </w:p>
          <w:p w14:paraId="60150A58" w14:textId="11D674EB" w:rsidR="00850A5C" w:rsidDel="008D1835" w:rsidRDefault="00850A5C" w:rsidP="00850A5C">
            <w:pPr>
              <w:ind w:firstLineChars="0" w:firstLine="0"/>
              <w:outlineLvl w:val="0"/>
              <w:rPr>
                <w:del w:id="400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del w:id="401" w:author="Yang Zhen SGH CDAY223" w:date="2026-01-15T16:57:00Z" w16du:dateUtc="2026-01-15T08:57:00Z">
              <w:r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#3 = Error</w:delText>
              </w:r>
            </w:del>
          </w:p>
          <w:p w14:paraId="223AAAC3" w14:textId="6B501EF4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del w:id="402" w:author="Yang Zhen SGH CDAY223" w:date="2026-01-15T16:57:00Z" w16du:dateUtc="2026-01-15T08:57:00Z">
              <w:r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$4 = Override</w:delText>
              </w:r>
            </w:del>
          </w:p>
        </w:tc>
      </w:tr>
      <w:tr w:rsidR="00850A5C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850A5C" w:rsidRDefault="00850A5C" w:rsidP="00850A5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ADAS 功能激活 （可以考虑拆分为行车辅助，泊车辅助和</w:t>
            </w: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lastRenderedPageBreak/>
              <w:t>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A4A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78E0C2D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>$1= Active</w:t>
            </w:r>
          </w:p>
        </w:tc>
      </w:tr>
      <w:tr w:rsidR="007850FB" w14:paraId="3926D191" w14:textId="77777777">
        <w:trPr>
          <w:ins w:id="403" w:author="Yang Zhen SGH CDAY223" w:date="2026-01-15T16:52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7850FB" w:rsidRDefault="007850FB" w:rsidP="007850FB">
            <w:pPr>
              <w:spacing w:line="240" w:lineRule="atLeast"/>
              <w:ind w:leftChars="-53" w:left="-12" w:hangingChars="62" w:hanging="99"/>
              <w:rPr>
                <w:ins w:id="404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  <w:ins w:id="405" w:author="Yang Zhen SGH CDAY223" w:date="2026-01-15T16:53:00Z" w16du:dateUtc="2026-01-15T08:53:00Z">
              <w:r w:rsidRPr="00771726">
                <w:rPr>
                  <w:rFonts w:ascii="Arial" w:eastAsiaTheme="minorEastAsia" w:hAnsi="Arial" w:cs="Arial" w:hint="eastAsia"/>
                  <w:sz w:val="16"/>
                  <w:szCs w:val="16"/>
                  <w:highlight w:val="yellow"/>
                </w:rPr>
                <w:t>VCU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7850FB" w:rsidRDefault="007850FB" w:rsidP="007850FB">
            <w:pPr>
              <w:spacing w:line="240" w:lineRule="atLeast"/>
              <w:ind w:firstLineChars="0" w:firstLine="0"/>
              <w:rPr>
                <w:ins w:id="406" w:author="Yang Zhen SGH CDAY223" w:date="2026-01-15T16:52:00Z" w16du:dateUtc="2026-01-15T08:52:00Z"/>
                <w:sz w:val="16"/>
                <w:szCs w:val="16"/>
              </w:rPr>
            </w:pPr>
            <w:ins w:id="407" w:author="Yang Zhen SGH CDAY223" w:date="2026-01-15T16:53:00Z" w16du:dateUtc="2026-01-15T08:53:00Z">
              <w:r w:rsidRPr="00771726">
                <w:rPr>
                  <w:rFonts w:hint="eastAsia"/>
                  <w:sz w:val="16"/>
                  <w:szCs w:val="16"/>
                  <w:highlight w:val="yellow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08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7850FB" w:rsidRDefault="007850FB" w:rsidP="007850FB">
            <w:pPr>
              <w:spacing w:line="240" w:lineRule="atLeast"/>
              <w:ind w:firstLineChars="0" w:firstLine="0"/>
              <w:rPr>
                <w:ins w:id="409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ins w:id="410" w:author="Yang Zhen SGH CDAY223" w:date="2026-01-15T16:53:00Z" w16du:dateUtc="2026-01-15T08:53:00Z">
              <w:r w:rsidRPr="00771726">
                <w:rPr>
                  <w:rFonts w:ascii="Arial" w:eastAsiaTheme="minorEastAsia" w:hAnsi="Arial" w:cs="Arial"/>
                  <w:sz w:val="16"/>
                  <w:szCs w:val="16"/>
                  <w:highlight w:val="yellow"/>
                </w:rPr>
                <w:t>PrDrvMtrTorqMinLitVal_FD</w:t>
              </w:r>
            </w:ins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7850FB" w:rsidRPr="00771726" w:rsidRDefault="00F3225D" w:rsidP="007850FB">
            <w:pPr>
              <w:ind w:firstLineChars="0" w:firstLine="0"/>
              <w:jc w:val="left"/>
              <w:outlineLvl w:val="0"/>
              <w:rPr>
                <w:ins w:id="411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12" w:author="Yang Zhen SGH CDAY223" w:date="2026-01-15T16:53:00Z" w16du:dateUtc="2026-01-15T08:53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2电机车型</w:t>
              </w:r>
              <w:r w:rsidR="007850FB" w:rsidRPr="00771726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 xml:space="preserve">: </w:t>
              </w:r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前轴</w:t>
              </w:r>
            </w:ins>
            <w:ins w:id="413" w:author="Yang Zhen SGH CDAY223" w:date="2026-01-15T16:54:00Z" w16du:dateUtc="2026-01-15T08:54:00Z">
              <w:r w:rsidR="002911BA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电制动最小</w:t>
              </w:r>
            </w:ins>
            <w:ins w:id="414" w:author="Yang Zhen SGH CDAY223" w:date="2026-01-15T16:55:00Z" w16du:dateUtc="2026-01-15T08:55:00Z">
              <w:r w:rsidR="00E6571D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能力</w:t>
              </w:r>
            </w:ins>
            <w:ins w:id="415" w:author="Yang Zhen SGH CDAY223" w:date="2026-01-15T16:54:00Z" w16du:dateUtc="2026-01-15T08:54:00Z">
              <w:r w:rsidR="002911BA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值。</w:t>
              </w:r>
            </w:ins>
          </w:p>
          <w:p w14:paraId="16259306" w14:textId="7EF1B790" w:rsidR="007850FB" w:rsidRDefault="002911BA" w:rsidP="007850FB">
            <w:pPr>
              <w:ind w:firstLineChars="0" w:firstLine="0"/>
              <w:outlineLvl w:val="0"/>
              <w:rPr>
                <w:ins w:id="416" w:author="Yang Zhen SGH CDAY223" w:date="2026-01-15T16:52:00Z" w16du:dateUtc="2026-01-15T08:52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17" w:author="Yang Zhen SGH CDAY223" w:date="2026-01-15T16:54:00Z" w16du:dateUtc="2026-01-15T08:54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4电机车型</w:t>
              </w:r>
            </w:ins>
            <w:ins w:id="418" w:author="Yang Zhen SGH CDAY223" w:date="2026-01-15T16:53:00Z" w16du:dateUtc="2026-01-15T08:53:00Z">
              <w:r w:rsidR="007850FB" w:rsidRPr="00771726">
                <w:rPr>
                  <w:rFonts w:ascii="Microsoft YaHei" w:eastAsia="Microsoft YaHei" w:hAnsi="Microsoft YaHei"/>
                  <w:sz w:val="16"/>
                  <w:szCs w:val="16"/>
                  <w:highlight w:val="yellow"/>
                </w:rPr>
                <w:t xml:space="preserve">: </w:t>
              </w:r>
            </w:ins>
            <w:ins w:id="419" w:author="Yang Zhen SGH CDAY223" w:date="2026-01-15T16:54:00Z" w16du:dateUtc="2026-01-15T08:54:00Z">
              <w:r w:rsidR="00E6571D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左前</w:t>
              </w:r>
            </w:ins>
            <w:ins w:id="420" w:author="Yang Zhen SGH CDAY223" w:date="2026-01-15T16:55:00Z" w16du:dateUtc="2026-01-15T08:55:00Z">
              <w:r w:rsidR="00E6571D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电制动最小值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ins w:id="421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22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23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7850FB" w:rsidRDefault="007850FB" w:rsidP="007850FB">
            <w:pPr>
              <w:ind w:firstLineChars="0" w:firstLine="0"/>
              <w:outlineLvl w:val="0"/>
              <w:rPr>
                <w:ins w:id="424" w:author="Yang Zhen SGH CDAY223" w:date="2026-01-15T16:52:00Z" w16du:dateUtc="2026-01-15T08:52:00Z"/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75F763DD" w14:textId="77777777">
        <w:trPr>
          <w:ins w:id="425" w:author="Yang Zhen SGH CDAY223" w:date="2026-01-15T16:53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7850FB" w:rsidRDefault="007850FB" w:rsidP="007850FB">
            <w:pPr>
              <w:spacing w:line="240" w:lineRule="atLeast"/>
              <w:ind w:leftChars="-53" w:left="-12" w:hangingChars="62" w:hanging="99"/>
              <w:rPr>
                <w:ins w:id="426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27" w:author="Yang Zhen SGH CDAY223" w:date="2026-01-15T16:53:00Z" w16du:dateUtc="2026-01-15T08:53:00Z">
              <w:r w:rsidRPr="00771726">
                <w:rPr>
                  <w:rFonts w:ascii="Arial" w:eastAsiaTheme="minorEastAsia" w:hAnsi="Arial" w:cs="Arial" w:hint="eastAsia"/>
                  <w:sz w:val="16"/>
                  <w:szCs w:val="16"/>
                  <w:highlight w:val="yellow"/>
                </w:rPr>
                <w:t>VCU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7850FB" w:rsidRDefault="007850FB" w:rsidP="007850FB">
            <w:pPr>
              <w:spacing w:line="240" w:lineRule="atLeast"/>
              <w:ind w:firstLineChars="0" w:firstLine="0"/>
              <w:rPr>
                <w:ins w:id="428" w:author="Yang Zhen SGH CDAY223" w:date="2026-01-15T16:53:00Z" w16du:dateUtc="2026-01-15T08:53:00Z"/>
                <w:sz w:val="16"/>
                <w:szCs w:val="16"/>
              </w:rPr>
            </w:pPr>
            <w:ins w:id="429" w:author="Yang Zhen SGH CDAY223" w:date="2026-01-15T16:53:00Z" w16du:dateUtc="2026-01-15T08:53:00Z">
              <w:r w:rsidRPr="00771726">
                <w:rPr>
                  <w:rFonts w:hint="eastAsia"/>
                  <w:sz w:val="16"/>
                  <w:szCs w:val="16"/>
                  <w:highlight w:val="yellow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30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073FD9B4" w:rsidR="007850FB" w:rsidRDefault="007850FB" w:rsidP="007850FB">
            <w:pPr>
              <w:spacing w:line="240" w:lineRule="atLeast"/>
              <w:ind w:firstLineChars="0" w:firstLine="0"/>
              <w:rPr>
                <w:ins w:id="431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32" w:author="Yang Zhen SGH CDAY223" w:date="2026-01-15T16:53:00Z" w16du:dateUtc="2026-01-15T08:53:00Z">
              <w:r w:rsidRPr="00771726">
                <w:rPr>
                  <w:rFonts w:ascii="Arial" w:eastAsiaTheme="minorEastAsia" w:hAnsi="Arial" w:cs="Arial"/>
                  <w:sz w:val="16"/>
                  <w:szCs w:val="16"/>
                  <w:highlight w:val="yellow"/>
                </w:rPr>
                <w:t>MCU2MtrTorqMinLitVal</w:t>
              </w:r>
            </w:ins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37C21" w:rsidRPr="00771726" w:rsidRDefault="00C37C21" w:rsidP="00C37C21">
            <w:pPr>
              <w:ind w:firstLineChars="0" w:firstLine="0"/>
              <w:jc w:val="left"/>
              <w:outlineLvl w:val="0"/>
              <w:rPr>
                <w:ins w:id="433" w:author="Yang Zhen SGH CDAY223" w:date="2026-01-15T16:56:00Z" w16du:dateUtc="2026-01-15T08:56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34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2电机车型</w:t>
              </w:r>
              <w:r w:rsidRPr="00771726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 xml:space="preserve">: </w:t>
              </w:r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后轴电制动最小能力值。</w:t>
              </w:r>
            </w:ins>
          </w:p>
          <w:p w14:paraId="0D049775" w14:textId="7A1954B6" w:rsidR="007850FB" w:rsidRDefault="00C37C21" w:rsidP="00C37C21">
            <w:pPr>
              <w:ind w:firstLineChars="0" w:firstLine="0"/>
              <w:outlineLvl w:val="0"/>
              <w:rPr>
                <w:ins w:id="435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36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4电机车型</w:t>
              </w:r>
              <w:r w:rsidRPr="00771726">
                <w:rPr>
                  <w:rFonts w:ascii="Microsoft YaHei" w:eastAsia="Microsoft YaHei" w:hAnsi="Microsoft YaHei"/>
                  <w:sz w:val="16"/>
                  <w:szCs w:val="16"/>
                  <w:highlight w:val="yellow"/>
                </w:rPr>
                <w:t xml:space="preserve">: </w:t>
              </w:r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右前电制动最小值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ins w:id="437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38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39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7850FB" w:rsidRDefault="007850FB" w:rsidP="007850FB">
            <w:pPr>
              <w:ind w:firstLineChars="0" w:firstLine="0"/>
              <w:outlineLvl w:val="0"/>
              <w:rPr>
                <w:ins w:id="440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04401A23" w14:textId="77777777">
        <w:trPr>
          <w:ins w:id="441" w:author="Yang Zhen SGH CDAY223" w:date="2026-01-15T16:53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7850FB" w:rsidRDefault="007850FB" w:rsidP="007850FB">
            <w:pPr>
              <w:spacing w:line="240" w:lineRule="atLeast"/>
              <w:ind w:leftChars="-53" w:left="-12" w:hangingChars="62" w:hanging="99"/>
              <w:rPr>
                <w:ins w:id="442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43" w:author="Yang Zhen SGH CDAY223" w:date="2026-01-15T16:53:00Z" w16du:dateUtc="2026-01-15T08:53:00Z">
              <w:r w:rsidRPr="00771726">
                <w:rPr>
                  <w:rFonts w:ascii="Arial" w:eastAsiaTheme="minorEastAsia" w:hAnsi="Arial" w:cs="Arial" w:hint="eastAsia"/>
                  <w:sz w:val="16"/>
                  <w:szCs w:val="16"/>
                  <w:highlight w:val="yellow"/>
                </w:rPr>
                <w:t>VCU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7850FB" w:rsidRDefault="007850FB" w:rsidP="007850FB">
            <w:pPr>
              <w:spacing w:line="240" w:lineRule="atLeast"/>
              <w:ind w:firstLineChars="0" w:firstLine="0"/>
              <w:rPr>
                <w:ins w:id="444" w:author="Yang Zhen SGH CDAY223" w:date="2026-01-15T16:53:00Z" w16du:dateUtc="2026-01-15T08:53:00Z"/>
                <w:sz w:val="16"/>
                <w:szCs w:val="16"/>
              </w:rPr>
            </w:pPr>
            <w:ins w:id="445" w:author="Yang Zhen SGH CDAY223" w:date="2026-01-15T16:53:00Z" w16du:dateUtc="2026-01-15T08:53:00Z">
              <w:r w:rsidRPr="00771726">
                <w:rPr>
                  <w:rFonts w:hint="eastAsia"/>
                  <w:sz w:val="16"/>
                  <w:szCs w:val="16"/>
                  <w:highlight w:val="yellow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46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7850FB" w:rsidRDefault="007850FB" w:rsidP="007850FB">
            <w:pPr>
              <w:spacing w:line="240" w:lineRule="atLeast"/>
              <w:ind w:firstLineChars="0" w:firstLine="0"/>
              <w:rPr>
                <w:ins w:id="447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48" w:author="Yang Zhen SGH CDAY223" w:date="2026-01-15T16:53:00Z" w16du:dateUtc="2026-01-15T08:53:00Z">
              <w:r w:rsidRPr="00771726">
                <w:rPr>
                  <w:rFonts w:ascii="Arial" w:eastAsiaTheme="minorEastAsia" w:hAnsi="Arial" w:cs="Arial"/>
                  <w:sz w:val="16"/>
                  <w:szCs w:val="16"/>
                  <w:highlight w:val="yellow"/>
                </w:rPr>
                <w:t>MCU3MtrTorqMinLitVal_FD</w:t>
              </w:r>
            </w:ins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7850FB" w:rsidRDefault="00C37C21" w:rsidP="00C37C21">
            <w:pPr>
              <w:ind w:firstLineChars="0" w:firstLine="0"/>
              <w:outlineLvl w:val="0"/>
              <w:rPr>
                <w:ins w:id="449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50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只有4电机车型</w:t>
              </w:r>
              <w:r w:rsidRPr="00771726">
                <w:rPr>
                  <w:rFonts w:ascii="Microsoft YaHei" w:eastAsia="Microsoft YaHei" w:hAnsi="Microsoft YaHei"/>
                  <w:sz w:val="16"/>
                  <w:szCs w:val="16"/>
                  <w:highlight w:val="yellow"/>
                </w:rPr>
                <w:t xml:space="preserve">: </w:t>
              </w:r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左后电制动最小值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ins w:id="451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52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53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7850FB" w:rsidRDefault="007850FB" w:rsidP="007850FB">
            <w:pPr>
              <w:ind w:firstLineChars="0" w:firstLine="0"/>
              <w:outlineLvl w:val="0"/>
              <w:rPr>
                <w:ins w:id="454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4CDF2FD9" w14:textId="77777777">
        <w:trPr>
          <w:ins w:id="455" w:author="Yang Zhen SGH CDAY223" w:date="2026-01-15T16:53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7850FB" w:rsidRDefault="007850FB" w:rsidP="007850FB">
            <w:pPr>
              <w:spacing w:line="240" w:lineRule="atLeast"/>
              <w:ind w:leftChars="-53" w:left="-12" w:hangingChars="62" w:hanging="99"/>
              <w:rPr>
                <w:ins w:id="456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57" w:author="Yang Zhen SGH CDAY223" w:date="2026-01-15T16:53:00Z" w16du:dateUtc="2026-01-15T08:53:00Z">
              <w:r w:rsidRPr="00771726">
                <w:rPr>
                  <w:rFonts w:ascii="Arial" w:eastAsiaTheme="minorEastAsia" w:hAnsi="Arial" w:cs="Arial" w:hint="eastAsia"/>
                  <w:sz w:val="16"/>
                  <w:szCs w:val="16"/>
                  <w:highlight w:val="yellow"/>
                </w:rPr>
                <w:t>VCU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7850FB" w:rsidRDefault="007850FB" w:rsidP="007850FB">
            <w:pPr>
              <w:spacing w:line="240" w:lineRule="atLeast"/>
              <w:ind w:firstLineChars="0" w:firstLine="0"/>
              <w:rPr>
                <w:ins w:id="458" w:author="Yang Zhen SGH CDAY223" w:date="2026-01-15T16:53:00Z" w16du:dateUtc="2026-01-15T08:53:00Z"/>
                <w:sz w:val="16"/>
                <w:szCs w:val="16"/>
              </w:rPr>
            </w:pPr>
            <w:ins w:id="459" w:author="Yang Zhen SGH CDAY223" w:date="2026-01-15T16:53:00Z" w16du:dateUtc="2026-01-15T08:53:00Z">
              <w:r w:rsidRPr="00771726">
                <w:rPr>
                  <w:rFonts w:hint="eastAsia"/>
                  <w:sz w:val="16"/>
                  <w:szCs w:val="16"/>
                  <w:highlight w:val="yellow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60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7850FB" w:rsidRDefault="007850FB" w:rsidP="007850FB">
            <w:pPr>
              <w:spacing w:line="240" w:lineRule="atLeast"/>
              <w:ind w:firstLineChars="0" w:firstLine="0"/>
              <w:rPr>
                <w:ins w:id="461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62" w:author="Yang Zhen SGH CDAY223" w:date="2026-01-15T16:53:00Z" w16du:dateUtc="2026-01-15T08:53:00Z">
              <w:r w:rsidRPr="00771726">
                <w:rPr>
                  <w:rFonts w:ascii="Arial" w:eastAsiaTheme="minorEastAsia" w:hAnsi="Arial" w:cs="Arial"/>
                  <w:sz w:val="16"/>
                  <w:szCs w:val="16"/>
                  <w:highlight w:val="yellow"/>
                </w:rPr>
                <w:t>MCU4MtrTorqMinLitVal_FD</w:t>
              </w:r>
            </w:ins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7850FB" w:rsidRDefault="00C37C21" w:rsidP="007850FB">
            <w:pPr>
              <w:ind w:firstLineChars="0" w:firstLine="0"/>
              <w:outlineLvl w:val="0"/>
              <w:rPr>
                <w:ins w:id="463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64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只有4电机车型</w:t>
              </w:r>
              <w:r w:rsidRPr="00771726">
                <w:rPr>
                  <w:rFonts w:ascii="Microsoft YaHei" w:eastAsia="Microsoft YaHei" w:hAnsi="Microsoft YaHei"/>
                  <w:sz w:val="16"/>
                  <w:szCs w:val="16"/>
                  <w:highlight w:val="yellow"/>
                </w:rPr>
                <w:t xml:space="preserve">: </w:t>
              </w:r>
            </w:ins>
            <w:ins w:id="465" w:author="Yang Zhen SGH CDAY223" w:date="2026-01-15T16:57:00Z" w16du:dateUtc="2026-01-15T08:57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右</w:t>
              </w:r>
            </w:ins>
            <w:ins w:id="466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后电制动最小值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ins w:id="467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68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69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7850FB" w:rsidRDefault="007850FB" w:rsidP="007850FB">
            <w:pPr>
              <w:ind w:firstLineChars="0" w:firstLine="0"/>
              <w:outlineLvl w:val="0"/>
              <w:rPr>
                <w:ins w:id="470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14:paraId="3E96866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850A5C" w:rsidRDefault="00850A5C" w:rsidP="00850A5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850A5C" w:rsidRPr="00B75C42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1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12ED8D" w14:textId="77777777" w:rsidR="00850A5C" w:rsidRPr="00B75C42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2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r w:rsidRPr="00B75C42"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3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  <w:t>TarRegTrqFront</w:t>
            </w:r>
            <w:proofErr w:type="spellEnd"/>
            <w:r w:rsidRPr="00B75C42"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4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  <w:t xml:space="preserve">/ </w:t>
            </w:r>
            <w:proofErr w:type="spellStart"/>
            <w:r w:rsidRPr="00B75C42"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5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  <w:t>TarRegTrqRear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VMC前后轴目标电制动扭矩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14:paraId="22C0E2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FAFE54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9FCB5C9" w14:textId="77777777" w:rsidR="00850A5C" w:rsidRDefault="00850A5C" w:rsidP="00850A5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ED6885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738F41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TotTarRegTrqCotrlRqst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F87CE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VMC电制动扭矩请求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BA6DE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9D787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A23B46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C32AD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$0=No Request</w:t>
            </w:r>
            <w:r>
              <w:rPr>
                <w:rFonts w:hint="eastAsia"/>
                <w:sz w:val="16"/>
                <w:szCs w:val="16"/>
              </w:rPr>
              <w:t>（无请求）</w:t>
            </w:r>
            <w:r>
              <w:rPr>
                <w:rFonts w:hint="eastAsia"/>
                <w:sz w:val="16"/>
                <w:szCs w:val="16"/>
              </w:rPr>
              <w:br/>
              <w:t>$1=Request</w:t>
            </w:r>
            <w:r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81E0D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ins w:id="476" w:author="Yang Zhen SGH CDAY223" w:date="2026-01-15T16:58:00Z" w16du:dateUtc="2026-01-15T08:58:00Z"/>
                <w:sz w:val="16"/>
                <w:szCs w:val="16"/>
              </w:rPr>
            </w:pPr>
            <w:proofErr w:type="spellStart"/>
            <w:ins w:id="477" w:author="Yang Zhen SGH CDAY223" w:date="2026-01-15T16:58:00Z" w16du:dateUtc="2026-01-15T08:58:00Z">
              <w:r w:rsidRPr="00E53882">
                <w:rPr>
                  <w:sz w:val="16"/>
                  <w:szCs w:val="16"/>
                </w:rPr>
                <w:t>CdcCurrentMax</w:t>
              </w:r>
              <w:proofErr w:type="spellEnd"/>
              <w:r>
                <w:rPr>
                  <w:rFonts w:hint="eastAsia"/>
                  <w:sz w:val="16"/>
                  <w:szCs w:val="16"/>
                </w:rPr>
                <w:t>/</w:t>
              </w:r>
              <w:proofErr w:type="spellStart"/>
              <w:r>
                <w:rPr>
                  <w:rFonts w:hint="eastAsia"/>
                  <w:sz w:val="16"/>
                  <w:szCs w:val="16"/>
                </w:rPr>
                <w:t>Min</w:t>
              </w:r>
              <w:r w:rsidRPr="00E53882">
                <w:rPr>
                  <w:sz w:val="16"/>
                  <w:szCs w:val="16"/>
                </w:rPr>
                <w:t>Rqst_FL</w:t>
              </w:r>
              <w:proofErr w:type="spellEnd"/>
            </w:ins>
          </w:p>
          <w:p w14:paraId="4153BF3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ins w:id="478" w:author="Yang Zhen SGH CDAY223" w:date="2026-01-15T16:58:00Z" w16du:dateUtc="2026-01-15T08:58:00Z"/>
                <w:sz w:val="16"/>
                <w:szCs w:val="16"/>
              </w:rPr>
            </w:pPr>
            <w:proofErr w:type="spellStart"/>
            <w:ins w:id="479" w:author="Yang Zhen SGH CDAY223" w:date="2026-01-15T16:58:00Z" w16du:dateUtc="2026-01-15T08:58:00Z">
              <w:r w:rsidRPr="00F21957">
                <w:rPr>
                  <w:sz w:val="16"/>
                  <w:szCs w:val="16"/>
                </w:rPr>
                <w:t>CdcCurrentMax</w:t>
              </w:r>
              <w:proofErr w:type="spellEnd"/>
              <w:r>
                <w:rPr>
                  <w:rFonts w:hint="eastAsia"/>
                  <w:sz w:val="16"/>
                  <w:szCs w:val="16"/>
                </w:rPr>
                <w:t>/</w:t>
              </w:r>
              <w:proofErr w:type="spellStart"/>
              <w:r>
                <w:rPr>
                  <w:rFonts w:hint="eastAsia"/>
                  <w:sz w:val="16"/>
                  <w:szCs w:val="16"/>
                </w:rPr>
                <w:t>Min</w:t>
              </w:r>
              <w:r w:rsidRPr="00F21957">
                <w:rPr>
                  <w:sz w:val="16"/>
                  <w:szCs w:val="16"/>
                </w:rPr>
                <w:t>Rqst_FR</w:t>
              </w:r>
              <w:proofErr w:type="spellEnd"/>
              <w:r w:rsidRPr="00F21957">
                <w:rPr>
                  <w:rFonts w:hint="eastAsia"/>
                  <w:sz w:val="16"/>
                  <w:szCs w:val="16"/>
                </w:rPr>
                <w:t xml:space="preserve"> </w:t>
              </w:r>
              <w:proofErr w:type="spellStart"/>
              <w:r w:rsidRPr="00F21957">
                <w:rPr>
                  <w:sz w:val="16"/>
                  <w:szCs w:val="16"/>
                </w:rPr>
                <w:t>CdcCurrentMax</w:t>
              </w:r>
              <w:proofErr w:type="spellEnd"/>
              <w:r>
                <w:rPr>
                  <w:rFonts w:hint="eastAsia"/>
                  <w:sz w:val="16"/>
                  <w:szCs w:val="16"/>
                </w:rPr>
                <w:t>/</w:t>
              </w:r>
              <w:proofErr w:type="spellStart"/>
              <w:r>
                <w:rPr>
                  <w:rFonts w:hint="eastAsia"/>
                  <w:sz w:val="16"/>
                  <w:szCs w:val="16"/>
                </w:rPr>
                <w:t>Min</w:t>
              </w:r>
              <w:r w:rsidRPr="00F21957">
                <w:rPr>
                  <w:sz w:val="16"/>
                  <w:szCs w:val="16"/>
                </w:rPr>
                <w:t>Rqst_R</w:t>
              </w:r>
              <w:r>
                <w:rPr>
                  <w:rFonts w:hint="eastAsia"/>
                  <w:sz w:val="16"/>
                  <w:szCs w:val="16"/>
                </w:rPr>
                <w:t>L</w:t>
              </w:r>
              <w:proofErr w:type="spellEnd"/>
            </w:ins>
          </w:p>
          <w:p w14:paraId="586B6C60" w14:textId="44DBE046" w:rsidR="00281E0D" w:rsidDel="008568F3" w:rsidRDefault="00281E0D" w:rsidP="00281E0D">
            <w:pPr>
              <w:adjustRightInd w:val="0"/>
              <w:snapToGrid w:val="0"/>
              <w:ind w:firstLineChars="0" w:firstLine="0"/>
              <w:rPr>
                <w:del w:id="480" w:author="Yang Zhen SGH CDAY223" w:date="2026-01-15T16:58:00Z" w16du:dateUtc="2026-01-15T08:58:00Z"/>
                <w:sz w:val="16"/>
                <w:szCs w:val="16"/>
              </w:rPr>
            </w:pPr>
            <w:proofErr w:type="spellStart"/>
            <w:ins w:id="481" w:author="Yang Zhen SGH CDAY223" w:date="2026-01-15T16:58:00Z" w16du:dateUtc="2026-01-15T08:58:00Z">
              <w:r w:rsidRPr="00F21957">
                <w:rPr>
                  <w:sz w:val="16"/>
                  <w:szCs w:val="16"/>
                </w:rPr>
                <w:t>CdcCurrentMax</w:t>
              </w:r>
              <w:proofErr w:type="spellEnd"/>
              <w:r>
                <w:rPr>
                  <w:rFonts w:hint="eastAsia"/>
                  <w:sz w:val="16"/>
                  <w:szCs w:val="16"/>
                </w:rPr>
                <w:t>/</w:t>
              </w:r>
              <w:proofErr w:type="spellStart"/>
              <w:r>
                <w:rPr>
                  <w:rFonts w:hint="eastAsia"/>
                  <w:sz w:val="16"/>
                  <w:szCs w:val="16"/>
                </w:rPr>
                <w:t>Min</w:t>
              </w:r>
              <w:r w:rsidRPr="00F21957">
                <w:rPr>
                  <w:sz w:val="16"/>
                  <w:szCs w:val="16"/>
                </w:rPr>
                <w:t>Rqst_</w:t>
              </w:r>
              <w:r>
                <w:rPr>
                  <w:rFonts w:hint="eastAsia"/>
                  <w:sz w:val="16"/>
                  <w:szCs w:val="16"/>
                </w:rPr>
                <w:t>RR</w:t>
              </w:r>
            </w:ins>
            <w:proofErr w:type="spellEnd"/>
            <w:del w:id="482" w:author="Yang Zhen SGH CDAY223" w:date="2026-01-15T16:58:00Z" w16du:dateUtc="2026-01-15T08:58:00Z">
              <w:r w:rsidDel="008568F3">
                <w:rPr>
                  <w:rFonts w:hint="eastAsia"/>
                  <w:sz w:val="16"/>
                  <w:szCs w:val="16"/>
                </w:rPr>
                <w:delText>CdcCurrentReq_FL</w:delText>
              </w:r>
            </w:del>
          </w:p>
          <w:p w14:paraId="2C2989E0" w14:textId="0C0DA301" w:rsidR="00281E0D" w:rsidDel="008568F3" w:rsidRDefault="00281E0D" w:rsidP="00281E0D">
            <w:pPr>
              <w:adjustRightInd w:val="0"/>
              <w:snapToGrid w:val="0"/>
              <w:ind w:firstLineChars="0" w:firstLine="0"/>
              <w:rPr>
                <w:del w:id="483" w:author="Yang Zhen SGH CDAY223" w:date="2026-01-15T16:58:00Z" w16du:dateUtc="2026-01-15T08:58:00Z"/>
                <w:sz w:val="16"/>
                <w:szCs w:val="16"/>
              </w:rPr>
            </w:pPr>
            <w:del w:id="484" w:author="Yang Zhen SGH CDAY223" w:date="2026-01-15T16:58:00Z" w16du:dateUtc="2026-01-15T08:58:00Z">
              <w:r w:rsidDel="008568F3">
                <w:rPr>
                  <w:rFonts w:hint="eastAsia"/>
                  <w:sz w:val="16"/>
                  <w:szCs w:val="16"/>
                </w:rPr>
                <w:delText>CdcCurrentReq_FR</w:delText>
              </w:r>
            </w:del>
          </w:p>
          <w:p w14:paraId="509B2F8A" w14:textId="7E86BDD7" w:rsidR="00281E0D" w:rsidDel="008568F3" w:rsidRDefault="00281E0D" w:rsidP="00281E0D">
            <w:pPr>
              <w:adjustRightInd w:val="0"/>
              <w:snapToGrid w:val="0"/>
              <w:ind w:firstLineChars="0" w:firstLine="0"/>
              <w:rPr>
                <w:del w:id="485" w:author="Yang Zhen SGH CDAY223" w:date="2026-01-15T16:58:00Z" w16du:dateUtc="2026-01-15T08:58:00Z"/>
                <w:sz w:val="16"/>
                <w:szCs w:val="16"/>
              </w:rPr>
            </w:pPr>
            <w:del w:id="486" w:author="Yang Zhen SGH CDAY223" w:date="2026-01-15T16:58:00Z" w16du:dateUtc="2026-01-15T08:58:00Z">
              <w:r w:rsidDel="008568F3">
                <w:rPr>
                  <w:rFonts w:hint="eastAsia"/>
                  <w:sz w:val="16"/>
                  <w:szCs w:val="16"/>
                </w:rPr>
                <w:delText>CdcCurrentReq_RL</w:delText>
              </w:r>
            </w:del>
          </w:p>
          <w:p w14:paraId="6C7BA0D0" w14:textId="122DD912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del w:id="487" w:author="Yang Zhen SGH CDAY223" w:date="2026-01-15T16:58:00Z" w16du:dateUtc="2026-01-15T08:58:00Z">
              <w:r w:rsidDel="008568F3">
                <w:rPr>
                  <w:rFonts w:hint="eastAsia"/>
                  <w:sz w:val="16"/>
                  <w:szCs w:val="16"/>
                </w:rPr>
                <w:delText>CdcCurrentReq_RR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ins w:id="488" w:author="Yang Zhen SGH CDAY223" w:date="2026-01-15T16:58:00Z" w16du:dateUtc="2026-01-15T08:58:00Z">
              <w:r>
                <w:rPr>
                  <w:rFonts w:hint="eastAsia"/>
                  <w:sz w:val="16"/>
                  <w:szCs w:val="16"/>
                </w:rPr>
                <w:t>Min / Max</w:t>
              </w:r>
            </w:ins>
          </w:p>
          <w:p w14:paraId="5A8652D9" w14:textId="3A351E7D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ins w:id="489" w:author="Yang Zhen SGH CDAY223" w:date="2026-01-15T16:58:00Z" w16du:dateUtc="2026-01-15T08:58:00Z">
              <w:r>
                <w:rPr>
                  <w:rFonts w:hint="eastAsia"/>
                  <w:sz w:val="16"/>
                  <w:szCs w:val="16"/>
                </w:rPr>
                <w:t xml:space="preserve"> Min / Max</w:t>
              </w:r>
            </w:ins>
          </w:p>
          <w:p w14:paraId="6E253A47" w14:textId="6098A7BF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ins w:id="490" w:author="Yang Zhen SGH CDAY223" w:date="2026-01-15T16:58:00Z" w16du:dateUtc="2026-01-15T08:58:00Z">
              <w:r>
                <w:rPr>
                  <w:rFonts w:hint="eastAsia"/>
                  <w:sz w:val="16"/>
                  <w:szCs w:val="16"/>
                </w:rPr>
                <w:t xml:space="preserve"> Min / Max</w:t>
              </w:r>
            </w:ins>
          </w:p>
          <w:p w14:paraId="2539A1C4" w14:textId="209A5C66" w:rsidR="00281E0D" w:rsidRDefault="00281E0D" w:rsidP="00281E0D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ins w:id="491" w:author="Yang Zhen SGH CDAY223" w:date="2026-01-15T16:58:00Z" w16du:dateUtc="2026-01-15T08:58:00Z">
              <w:r>
                <w:rPr>
                  <w:rFonts w:hint="eastAsia"/>
                  <w:sz w:val="16"/>
                  <w:szCs w:val="16"/>
                </w:rPr>
                <w:t>Min / Max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281E0D" w:rsidRDefault="00281E0D" w:rsidP="00281E0D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81E0D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</w:t>
            </w:r>
            <w:proofErr w:type="spellStart"/>
            <w:r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>
              <w:rPr>
                <w:rFonts w:hint="eastAsia"/>
                <w:sz w:val="16"/>
                <w:szCs w:val="16"/>
              </w:rPr>
              <w:br/>
              <w:t>$2=Controlled</w:t>
            </w:r>
            <w:r>
              <w:rPr>
                <w:rFonts w:hint="eastAsia"/>
                <w:sz w:val="16"/>
                <w:szCs w:val="16"/>
              </w:rPr>
              <w:br/>
              <w:t>$3=Error</w:t>
            </w:r>
            <w:r>
              <w:rPr>
                <w:rFonts w:hint="eastAsia"/>
                <w:sz w:val="16"/>
                <w:szCs w:val="16"/>
              </w:rPr>
              <w:br/>
              <w:t>$4=Reserved</w:t>
            </w:r>
            <w:r>
              <w:rPr>
                <w:rFonts w:hint="eastAsia"/>
                <w:sz w:val="16"/>
                <w:szCs w:val="16"/>
              </w:rPr>
              <w:br/>
              <w:t>$5=Reserved</w:t>
            </w:r>
            <w:r>
              <w:rPr>
                <w:rFonts w:hint="eastAsia"/>
                <w:sz w:val="16"/>
                <w:szCs w:val="16"/>
              </w:rPr>
              <w:br/>
              <w:t>$6=Reserved</w:t>
            </w:r>
            <w:r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281E0D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22723FD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281E0D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左后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281E0D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2" w:author="Yang Zhen SGH CDAY223" w:date="2026-01-16T10:49:00Z" w16du:dateUtc="2026-01-16T02:49:00Z"/>
                <w:rFonts w:hint="eastAsia"/>
                <w:sz w:val="16"/>
                <w:szCs w:val="16"/>
              </w:rPr>
            </w:pPr>
            <w:ins w:id="493" w:author="Yang Zhen SGH CDAY223" w:date="2026-01-16T10:49:00Z" w16du:dateUtc="2026-01-16T02:49:00Z">
              <w:r w:rsidRPr="00FB4046">
                <w:rPr>
                  <w:rFonts w:hint="eastAsia"/>
                  <w:sz w:val="16"/>
                  <w:szCs w:val="16"/>
                </w:rPr>
                <w:t>$0=No Request</w:t>
              </w:r>
              <w:r w:rsidRPr="00FB4046">
                <w:rPr>
                  <w:rFonts w:hint="eastAsia"/>
                  <w:sz w:val="16"/>
                  <w:szCs w:val="16"/>
                </w:rPr>
                <w:t>（无请求）</w:t>
              </w:r>
            </w:ins>
          </w:p>
          <w:p w14:paraId="68128854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4" w:author="Yang Zhen SGH CDAY223" w:date="2026-01-16T10:49:00Z" w16du:dateUtc="2026-01-16T02:49:00Z"/>
                <w:rFonts w:hint="eastAsia"/>
                <w:sz w:val="16"/>
                <w:szCs w:val="16"/>
              </w:rPr>
            </w:pPr>
            <w:ins w:id="495" w:author="Yang Zhen SGH CDAY223" w:date="2026-01-16T10:49:00Z" w16du:dateUtc="2026-01-16T02:49:00Z">
              <w:r w:rsidRPr="00FB4046">
                <w:rPr>
                  <w:rFonts w:hint="eastAsia"/>
                  <w:sz w:val="16"/>
                  <w:szCs w:val="16"/>
                </w:rPr>
                <w:t>$1=Mode Damper Force Offset</w:t>
              </w:r>
              <w:r w:rsidRPr="00FB4046">
                <w:rPr>
                  <w:rFonts w:hint="eastAsia"/>
                  <w:sz w:val="16"/>
                  <w:szCs w:val="16"/>
                </w:rPr>
                <w:t>（阻尼力补偿模式）</w:t>
              </w:r>
            </w:ins>
          </w:p>
          <w:p w14:paraId="2A04EAF0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6" w:author="Yang Zhen SGH CDAY223" w:date="2026-01-16T10:49:00Z" w16du:dateUtc="2026-01-16T02:49:00Z"/>
                <w:rFonts w:hint="eastAsia"/>
                <w:sz w:val="16"/>
                <w:szCs w:val="16"/>
              </w:rPr>
            </w:pPr>
            <w:ins w:id="497" w:author="Yang Zhen SGH CDAY223" w:date="2026-01-16T10:49:00Z" w16du:dateUtc="2026-01-16T02:49:00Z">
              <w:r w:rsidRPr="00FB4046">
                <w:rPr>
                  <w:rFonts w:hint="eastAsia"/>
                  <w:sz w:val="16"/>
                  <w:szCs w:val="16"/>
                </w:rPr>
                <w:t>$2= Mode Damper Force Override</w:t>
              </w:r>
              <w:r w:rsidRPr="00FB4046">
                <w:rPr>
                  <w:rFonts w:hint="eastAsia"/>
                  <w:sz w:val="16"/>
                  <w:szCs w:val="16"/>
                </w:rPr>
                <w:t>（阻尼力接管模式）</w:t>
              </w:r>
            </w:ins>
          </w:p>
          <w:p w14:paraId="19B5CCA9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8" w:author="Yang Zhen SGH CDAY223" w:date="2026-01-16T10:49:00Z" w16du:dateUtc="2026-01-16T02:49:00Z"/>
                <w:sz w:val="16"/>
                <w:szCs w:val="16"/>
              </w:rPr>
            </w:pPr>
            <w:ins w:id="499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$3=Reserved</w:t>
              </w:r>
            </w:ins>
          </w:p>
          <w:p w14:paraId="6E793034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500" w:author="Yang Zhen SGH CDAY223" w:date="2026-01-16T10:49:00Z" w16du:dateUtc="2026-01-16T02:49:00Z"/>
                <w:sz w:val="16"/>
                <w:szCs w:val="16"/>
              </w:rPr>
            </w:pPr>
            <w:ins w:id="501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$4=Reserved</w:t>
              </w:r>
            </w:ins>
          </w:p>
          <w:p w14:paraId="3A3B3FAA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502" w:author="Yang Zhen SGH CDAY223" w:date="2026-01-16T10:49:00Z" w16du:dateUtc="2026-01-16T02:49:00Z"/>
                <w:sz w:val="16"/>
                <w:szCs w:val="16"/>
              </w:rPr>
            </w:pPr>
            <w:ins w:id="503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$5=Reserved</w:t>
              </w:r>
            </w:ins>
          </w:p>
          <w:p w14:paraId="0E063181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504" w:author="Yang Zhen SGH CDAY223" w:date="2026-01-16T10:49:00Z" w16du:dateUtc="2026-01-16T02:49:00Z"/>
                <w:sz w:val="16"/>
                <w:szCs w:val="16"/>
              </w:rPr>
            </w:pPr>
            <w:ins w:id="505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$6=Reserved</w:t>
              </w:r>
            </w:ins>
          </w:p>
          <w:p w14:paraId="6AD1DE62" w14:textId="1EA5E60D" w:rsidR="00281E0D" w:rsidRDefault="00FB4046" w:rsidP="00FB4046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ins w:id="506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$7=Reserved</w:t>
              </w:r>
            </w:ins>
            <w:del w:id="507" w:author="Yang Zhen SGH CDAY223" w:date="2026-01-16T10:49:00Z" w16du:dateUtc="2026-01-16T02:49:00Z">
              <w:r w:rsidR="00281E0D" w:rsidDel="00FB4046">
                <w:rPr>
                  <w:rFonts w:hint="eastAsia"/>
                  <w:sz w:val="16"/>
                  <w:szCs w:val="16"/>
                </w:rPr>
                <w:delText>$0=No Request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delText>（无请求）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$1=Mode Roll Distribution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$2=Mode Damper Force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$3=Reserved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$4=Reserved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$5=Reserved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$6=Reserved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$7=Reserved</w:delText>
              </w:r>
            </w:del>
          </w:p>
        </w:tc>
      </w:tr>
      <w:tr w:rsidR="00281E0D" w:rsidDel="00B52218" w14:paraId="43FF5D26" w14:textId="5FF4CFB9">
        <w:trPr>
          <w:del w:id="508" w:author="Yang Zhen SGH CDAY223" w:date="2026-01-16T10:46:00Z" w16du:dateUtc="2026-01-16T02:46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AAF3F8" w14:textId="2A608231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09" w:author="Yang Zhen SGH CDAY223" w:date="2026-01-16T10:46:00Z" w16du:dateUtc="2026-01-16T02:46:00Z"/>
                <w:sz w:val="16"/>
                <w:szCs w:val="16"/>
              </w:rPr>
            </w:pPr>
            <w:del w:id="510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VMCU</w:delText>
              </w:r>
            </w:del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65E25B2" w14:textId="6FD8684E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11" w:author="Yang Zhen SGH CDAY223" w:date="2026-01-16T10:46:00Z" w16du:dateUtc="2026-01-16T02:46:00Z"/>
                <w:sz w:val="16"/>
                <w:szCs w:val="16"/>
              </w:rPr>
            </w:pPr>
            <w:del w:id="512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ActvSusp</w:delText>
              </w:r>
            </w:del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4D8E4C6" w14:textId="5C26632F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13" w:author="Yang Zhen SGH CDAY223" w:date="2026-01-16T10:46:00Z" w16du:dateUtc="2026-01-16T02:4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FCD58DE" w14:textId="739EF020" w:rsidR="00281E0D" w:rsidDel="00B52218" w:rsidRDefault="00281E0D" w:rsidP="00281E0D">
            <w:pPr>
              <w:adjustRightInd w:val="0"/>
              <w:snapToGrid w:val="0"/>
              <w:ind w:firstLineChars="0" w:firstLine="0"/>
              <w:rPr>
                <w:del w:id="514" w:author="Yang Zhen SGH CDAY223" w:date="2026-01-16T10:46:00Z" w16du:dateUtc="2026-01-16T02:46:00Z"/>
                <w:sz w:val="16"/>
                <w:szCs w:val="16"/>
              </w:rPr>
            </w:pPr>
            <w:del w:id="515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AntiRollTqDistbn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3D72DCB" w14:textId="420519AE" w:rsidR="00281E0D" w:rsidDel="00B52218" w:rsidRDefault="00281E0D" w:rsidP="00281E0D">
            <w:pPr>
              <w:adjustRightInd w:val="0"/>
              <w:snapToGrid w:val="0"/>
              <w:ind w:firstLineChars="0" w:firstLine="0"/>
              <w:rPr>
                <w:del w:id="516" w:author="Yang Zhen SGH CDAY223" w:date="2026-01-16T10:46:00Z" w16du:dateUtc="2026-01-16T02:46:00Z"/>
                <w:sz w:val="16"/>
                <w:szCs w:val="16"/>
              </w:rPr>
            </w:pPr>
            <w:del w:id="517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前后轴防侧倾总扭矩目标分配</w:delText>
              </w:r>
            </w:del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8302" w14:textId="58B6F709" w:rsidR="00281E0D" w:rsidDel="00B52218" w:rsidRDefault="00281E0D" w:rsidP="00281E0D">
            <w:pPr>
              <w:spacing w:line="240" w:lineRule="atLeast"/>
              <w:ind w:leftChars="-18" w:left="-6" w:hangingChars="20" w:hanging="32"/>
              <w:rPr>
                <w:del w:id="518" w:author="Yang Zhen SGH CDAY223" w:date="2026-01-16T10:46:00Z" w16du:dateUtc="2026-01-16T02:4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2E1C1" w14:textId="7E2FF167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19" w:author="Yang Zhen SGH CDAY223" w:date="2026-01-16T10:46:00Z" w16du:dateUtc="2026-01-16T02:4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B9709" w14:textId="104CF428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20" w:author="Yang Zhen SGH CDAY223" w:date="2026-01-16T10:46:00Z" w16du:dateUtc="2026-01-16T02:4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DF9A8" w14:textId="615A4ACF" w:rsidR="00281E0D" w:rsidDel="00B52218" w:rsidRDefault="00281E0D" w:rsidP="00281E0D">
            <w:pPr>
              <w:adjustRightInd w:val="0"/>
              <w:snapToGrid w:val="0"/>
              <w:ind w:firstLineChars="0" w:firstLine="0"/>
              <w:rPr>
                <w:del w:id="521" w:author="Yang Zhen SGH CDAY223" w:date="2026-01-16T10:46:00Z" w16du:dateUtc="2026-01-16T02:46:00Z"/>
                <w:sz w:val="16"/>
                <w:szCs w:val="16"/>
              </w:rPr>
            </w:pPr>
            <w:del w:id="522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E=N*0.25</w:delText>
              </w:r>
            </w:del>
          </w:p>
        </w:tc>
      </w:tr>
      <w:tr w:rsidR="00281E0D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BA42E6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BA42E6" w:rsidRDefault="00BA42E6" w:rsidP="00BA42E6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BA42E6" w:rsidRDefault="00BA42E6" w:rsidP="00BA42E6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BA42E6" w:rsidRDefault="00BA42E6" w:rsidP="00BA42E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BA42E6" w:rsidRDefault="00BA42E6" w:rsidP="00BA42E6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BA42E6" w:rsidRDefault="00BA42E6" w:rsidP="00BA42E6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BA42E6" w:rsidRDefault="00BA42E6" w:rsidP="00BA42E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BA42E6" w:rsidRDefault="00BA42E6" w:rsidP="00BA42E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BA42E6" w:rsidRDefault="00BA42E6" w:rsidP="00BA42E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23" w:author="Yang Zhen SGH CDAY223" w:date="2026-01-16T10:50:00Z" w16du:dateUtc="2026-01-16T02:50:00Z"/>
                <w:sz w:val="16"/>
                <w:szCs w:val="16"/>
              </w:rPr>
            </w:pPr>
            <w:ins w:id="524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$0=</w:t>
              </w:r>
              <w:proofErr w:type="spellStart"/>
              <w:r w:rsidRPr="001A6E2E">
                <w:rPr>
                  <w:sz w:val="16"/>
                  <w:szCs w:val="16"/>
                </w:rPr>
                <w:t>Not_Controllable</w:t>
              </w:r>
              <w:proofErr w:type="spellEnd"/>
            </w:ins>
          </w:p>
          <w:p w14:paraId="11DE1838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25" w:author="Yang Zhen SGH CDAY223" w:date="2026-01-16T10:50:00Z" w16du:dateUtc="2026-01-16T02:50:00Z"/>
                <w:sz w:val="16"/>
                <w:szCs w:val="16"/>
              </w:rPr>
            </w:pPr>
            <w:ins w:id="526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$1=</w:t>
              </w:r>
              <w:proofErr w:type="spellStart"/>
              <w:r w:rsidRPr="001A6E2E">
                <w:rPr>
                  <w:sz w:val="16"/>
                  <w:szCs w:val="16"/>
                </w:rPr>
                <w:t>Ready_for_Control</w:t>
              </w:r>
              <w:proofErr w:type="spellEnd"/>
            </w:ins>
          </w:p>
          <w:p w14:paraId="1053E780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27" w:author="Yang Zhen SGH CDAY223" w:date="2026-01-16T10:50:00Z" w16du:dateUtc="2026-01-16T02:50:00Z"/>
                <w:sz w:val="16"/>
                <w:szCs w:val="16"/>
              </w:rPr>
            </w:pPr>
            <w:ins w:id="528" w:author="Yang Zhen SGH CDAY223" w:date="2026-01-16T10:50:00Z" w16du:dateUtc="2026-01-16T02:50:00Z">
              <w:r w:rsidRPr="001A6E2E">
                <w:rPr>
                  <w:rFonts w:hint="eastAsia"/>
                  <w:sz w:val="16"/>
                  <w:szCs w:val="16"/>
                </w:rPr>
                <w:t>$2=Mode Damper Force Offset</w:t>
              </w:r>
              <w:r w:rsidRPr="001A6E2E">
                <w:rPr>
                  <w:rFonts w:hint="eastAsia"/>
                  <w:sz w:val="16"/>
                  <w:szCs w:val="16"/>
                </w:rPr>
                <w:t>（阻尼力补偿模式）</w:t>
              </w:r>
            </w:ins>
          </w:p>
          <w:p w14:paraId="7DE4D417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29" w:author="Yang Zhen SGH CDAY223" w:date="2026-01-16T10:50:00Z" w16du:dateUtc="2026-01-16T02:50:00Z"/>
                <w:sz w:val="16"/>
                <w:szCs w:val="16"/>
              </w:rPr>
            </w:pPr>
            <w:ins w:id="530" w:author="Yang Zhen SGH CDAY223" w:date="2026-01-16T10:50:00Z" w16du:dateUtc="2026-01-16T02:50:00Z">
              <w:r w:rsidRPr="001A6E2E">
                <w:rPr>
                  <w:rFonts w:hint="eastAsia"/>
                  <w:sz w:val="16"/>
                  <w:szCs w:val="16"/>
                </w:rPr>
                <w:t>$3=Mode Damper Force Overwrite</w:t>
              </w:r>
              <w:r w:rsidRPr="001A6E2E">
                <w:rPr>
                  <w:rFonts w:hint="eastAsia"/>
                  <w:sz w:val="16"/>
                  <w:szCs w:val="16"/>
                </w:rPr>
                <w:t>（阻尼力接管模式）</w:t>
              </w:r>
            </w:ins>
          </w:p>
          <w:p w14:paraId="4EA97835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31" w:author="Yang Zhen SGH CDAY223" w:date="2026-01-16T10:50:00Z" w16du:dateUtc="2026-01-16T02:50:00Z"/>
                <w:sz w:val="16"/>
                <w:szCs w:val="16"/>
              </w:rPr>
            </w:pPr>
            <w:ins w:id="532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$4=Error</w:t>
              </w:r>
            </w:ins>
          </w:p>
          <w:p w14:paraId="56755ADA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33" w:author="Yang Zhen SGH CDAY223" w:date="2026-01-16T10:50:00Z" w16du:dateUtc="2026-01-16T02:50:00Z"/>
                <w:sz w:val="16"/>
                <w:szCs w:val="16"/>
              </w:rPr>
            </w:pPr>
            <w:ins w:id="534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$5=Reserved</w:t>
              </w:r>
            </w:ins>
          </w:p>
          <w:p w14:paraId="6F2B2F9D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35" w:author="Yang Zhen SGH CDAY223" w:date="2026-01-16T10:50:00Z" w16du:dateUtc="2026-01-16T02:50:00Z"/>
                <w:sz w:val="16"/>
                <w:szCs w:val="16"/>
              </w:rPr>
            </w:pPr>
            <w:ins w:id="536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$6=Reserved</w:t>
              </w:r>
            </w:ins>
          </w:p>
          <w:p w14:paraId="305D5D77" w14:textId="66CE92BE" w:rsidR="00BA42E6" w:rsidRDefault="00BA42E6" w:rsidP="00BA42E6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ins w:id="537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$7=Reserved</w:t>
              </w:r>
            </w:ins>
            <w:del w:id="538" w:author="Yang Zhen SGH CDAY223" w:date="2026-01-16T10:50:00Z" w16du:dateUtc="2026-01-16T02:50:00Z">
              <w:r w:rsidDel="00280C2B">
                <w:rPr>
                  <w:rFonts w:hint="eastAsia"/>
                  <w:sz w:val="16"/>
                  <w:szCs w:val="16"/>
                </w:rPr>
                <w:delText>$0=Not_Controllable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$1=Ready_for_Control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$2=Mode_RollDistribution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$3=Control_Mode_Damper_Force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$4=Error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$5=Reserved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$6=Reserved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$7=Reserved</w:delText>
              </w:r>
            </w:del>
          </w:p>
        </w:tc>
      </w:tr>
      <w:tr w:rsidR="00281E0D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lastRenderedPageBreak/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$0=No Request</w:t>
            </w:r>
            <w:r>
              <w:rPr>
                <w:rFonts w:hint="eastAsia"/>
                <w:sz w:val="16"/>
                <w:szCs w:val="16"/>
              </w:rPr>
              <w:t>（无请求）</w:t>
            </w:r>
          </w:p>
          <w:p w14:paraId="7023FD9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$1=Request</w:t>
            </w:r>
            <w:r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281E0D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</w:t>
            </w:r>
            <w:proofErr w:type="gramStart"/>
            <w:r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2D8A6A1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214349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4C3285F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319907C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56CB876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5917344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D4C13D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0AA1260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633C79A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EF502C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8785C3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7C77891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</w:t>
            </w:r>
            <w:proofErr w:type="spellStart"/>
            <w:r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</w:t>
            </w:r>
            <w:proofErr w:type="spellStart"/>
            <w:r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$2=Controlled</w:t>
            </w:r>
          </w:p>
          <w:p w14:paraId="349D670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$3=Error</w:t>
            </w:r>
          </w:p>
          <w:p w14:paraId="15873C3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$4=Reserved</w:t>
            </w:r>
          </w:p>
          <w:p w14:paraId="001D98F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$7=Reserved</w:t>
            </w:r>
          </w:p>
        </w:tc>
      </w:tr>
      <w:tr w:rsidR="00281E0D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281E0D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281E0D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281E0D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281E0D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165ADB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04C640A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44AB84E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</w:t>
            </w:r>
            <w:r>
              <w:rPr>
                <w:rFonts w:hint="eastAsia"/>
                <w:sz w:val="16"/>
                <w:szCs w:val="16"/>
              </w:rPr>
              <w:lastRenderedPageBreak/>
              <w:t>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VMC</w:t>
            </w:r>
            <w:r>
              <w:rPr>
                <w:rFonts w:hint="eastAsia"/>
                <w:sz w:val="16"/>
                <w:szCs w:val="16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6F8D10A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11C5726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$2=Level 2</w:t>
            </w:r>
          </w:p>
          <w:p w14:paraId="5EC36E4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lastRenderedPageBreak/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59E559C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4EB28D1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32DBD57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7ACDAC50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F58731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3F45420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539" w:name="_Toc207715816"/>
      <w:bookmarkStart w:id="540" w:name="_Toc30566"/>
      <w:bookmarkStart w:id="541" w:name="_Toc29197258"/>
      <w:bookmarkStart w:id="542" w:name="_Toc300663647"/>
      <w:bookmarkStart w:id="543" w:name="_Toc300845538"/>
      <w:r>
        <w:rPr>
          <w:rFonts w:hint="eastAsia"/>
          <w:lang w:val="en-US"/>
        </w:rPr>
        <w:t>执行器需求</w:t>
      </w:r>
      <w:bookmarkEnd w:id="539"/>
      <w:bookmarkEnd w:id="540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ins w:id="544" w:author="Yang Zhen SGH CDAY223" w:date="2026-01-15T17:22:00Z" w16du:dateUtc="2026-01-15T09:22:00Z">
              <w:r w:rsidR="00F95862">
                <w:rPr>
                  <w:rFonts w:ascii="Arial" w:eastAsiaTheme="minorEastAsia" w:hAnsi="Arial" w:cs="Arial" w:hint="eastAsia"/>
                  <w:color w:val="000000"/>
                  <w:sz w:val="22"/>
                </w:rPr>
                <w:t>min/max</w:t>
              </w:r>
            </w:ins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450E814B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ins w:id="545" w:author="Yang Zhen SGH CDAY223" w:date="2026-01-15T17:21:00Z" w16du:dateUtc="2026-01-15T09:21:00Z">
              <w:r>
                <w:rPr>
                  <w:rFonts w:ascii="Arial" w:eastAsiaTheme="minorEastAsia" w:hAnsi="Arial" w:cs="Arial" w:hint="eastAsia"/>
                  <w:color w:val="0000FF"/>
                  <w:sz w:val="22"/>
                </w:rPr>
                <w:t>/</w:t>
              </w:r>
            </w:ins>
            <w:del w:id="546" w:author="Yang Zhen SGH CDAY223" w:date="2026-01-15T17:21:00Z" w16du:dateUtc="2026-01-15T09:21:00Z">
              <w:r w:rsidDel="007D2669">
                <w:rPr>
                  <w:rFonts w:ascii="Arial" w:eastAsiaTheme="minorEastAsia" w:hAnsi="Arial" w:cs="Arial" w:hint="eastAsia"/>
                  <w:color w:val="0000FF"/>
                  <w:sz w:val="22"/>
                </w:rPr>
                <w:delText>可选</w:delText>
              </w:r>
            </w:del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362BB843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del w:id="547" w:author="Yang Zhen SGH CDAY223" w:date="2026-01-15T17:21:00Z" w16du:dateUtc="2026-01-15T09:21:00Z">
              <w:r w:rsidDel="003D4256">
                <w:rPr>
                  <w:rFonts w:ascii="Arial" w:eastAsiaTheme="minorEastAsia" w:hAnsi="Arial" w:cs="Arial" w:hint="eastAsia"/>
                  <w:color w:val="000000"/>
                  <w:sz w:val="22"/>
                </w:rPr>
                <w:delText xml:space="preserve">VMC </w:delText>
              </w:r>
              <w:r w:rsidDel="003D4256">
                <w:rPr>
                  <w:rFonts w:ascii="Arial" w:eastAsiaTheme="minorEastAsia" w:hAnsi="Arial" w:cs="Arial" w:hint="eastAsia"/>
                  <w:color w:val="000000"/>
                  <w:sz w:val="22"/>
                </w:rPr>
                <w:delText>控制轮端制动</w:delText>
              </w:r>
            </w:del>
            <w:ins w:id="548" w:author="Yang Zhen SGH CDAY223" w:date="2026-01-15T17:21:00Z" w16du:dateUtc="2026-01-15T09:21:00Z">
              <w:r>
                <w:rPr>
                  <w:rFonts w:ascii="Arial" w:eastAsiaTheme="minorEastAsia" w:hAnsi="Arial" w:cs="Arial" w:hint="eastAsia"/>
                  <w:color w:val="000000"/>
                  <w:sz w:val="22"/>
                </w:rPr>
                <w:t xml:space="preserve"> CST</w:t>
              </w:r>
              <w:r>
                <w:rPr>
                  <w:rFonts w:ascii="Arial" w:eastAsiaTheme="minorEastAsia" w:hAnsi="Arial" w:cs="Arial" w:hint="eastAsia"/>
                  <w:color w:val="000000"/>
                  <w:sz w:val="22"/>
                </w:rPr>
                <w:t>不控制液压制动</w:t>
              </w:r>
            </w:ins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30EA1AC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ins w:id="549" w:author="Yang Zhen SGH CDAY223" w:date="2026-01-15T17:21:00Z" w16du:dateUtc="2026-01-15T09:21:00Z">
              <w:r>
                <w:rPr>
                  <w:rFonts w:ascii="Arial" w:eastAsiaTheme="minorEastAsia" w:hAnsi="Arial" w:cs="Arial" w:hint="eastAsia"/>
                  <w:color w:val="0000FF"/>
                  <w:sz w:val="22"/>
                </w:rPr>
                <w:t>/</w:t>
              </w:r>
            </w:ins>
            <w:del w:id="550" w:author="Yang Zhen SGH CDAY223" w:date="2026-01-15T17:21:00Z" w16du:dateUtc="2026-01-15T09:21:00Z">
              <w:r w:rsidDel="000E1E65">
                <w:rPr>
                  <w:rFonts w:ascii="Arial" w:eastAsiaTheme="minorEastAsia" w:hAnsi="Arial" w:cs="Arial" w:hint="eastAsia"/>
                  <w:color w:val="0000FF"/>
                  <w:sz w:val="22"/>
                </w:rPr>
                <w:delText>可选</w:delText>
              </w:r>
            </w:del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BABE1E" w14:textId="049AA86E" w:rsidR="003D4256" w:rsidDel="003D4256" w:rsidRDefault="003D4256" w:rsidP="003D4256">
            <w:pPr>
              <w:ind w:firstLineChars="15" w:firstLine="33"/>
              <w:rPr>
                <w:del w:id="551" w:author="Yang Zhen SGH CDAY223" w:date="2026-01-15T17:22:00Z" w16du:dateUtc="2026-01-15T09:22:00Z"/>
                <w:rFonts w:ascii="Arial" w:eastAsiaTheme="minorEastAsia" w:hAnsi="Arial" w:cs="Arial"/>
                <w:color w:val="000000"/>
                <w:sz w:val="22"/>
              </w:rPr>
            </w:pPr>
            <w:ins w:id="552" w:author="Yang Zhen SGH CDAY223" w:date="2026-01-15T17:22:00Z" w16du:dateUtc="2026-01-15T09:22:00Z">
              <w:r>
                <w:rPr>
                  <w:rFonts w:ascii="Arial" w:eastAsiaTheme="minorEastAsia" w:hAnsi="Arial" w:cs="Arial" w:hint="eastAsia"/>
                  <w:color w:val="000000"/>
                  <w:sz w:val="22"/>
                </w:rPr>
                <w:t>CST</w:t>
              </w:r>
              <w:r>
                <w:rPr>
                  <w:rFonts w:ascii="Arial" w:eastAsiaTheme="minorEastAsia" w:hAnsi="Arial" w:cs="Arial" w:hint="eastAsia"/>
                  <w:color w:val="000000"/>
                  <w:sz w:val="22"/>
                </w:rPr>
                <w:t>不控制液压制动</w:t>
              </w:r>
            </w:ins>
            <w:del w:id="553" w:author="Yang Zhen SGH CDAY223" w:date="2026-01-15T17:22:00Z" w16du:dateUtc="2026-01-15T09:22:00Z">
              <w:r w:rsidDel="003D4256">
                <w:rPr>
                  <w:rFonts w:ascii="Arial" w:eastAsiaTheme="minorEastAsia" w:hAnsi="Arial" w:cs="Arial" w:hint="eastAsia"/>
                  <w:color w:val="000000"/>
                  <w:sz w:val="22"/>
                </w:rPr>
                <w:delText xml:space="preserve">VMC </w:delText>
              </w:r>
              <w:r w:rsidDel="003D4256">
                <w:rPr>
                  <w:rFonts w:ascii="Arial" w:eastAsiaTheme="minorEastAsia" w:hAnsi="Arial" w:cs="Arial" w:hint="eastAsia"/>
                  <w:color w:val="000000"/>
                  <w:sz w:val="22"/>
                </w:rPr>
                <w:delText>控制轮端制动</w:delText>
              </w:r>
              <w:r w:rsidDel="003D4256">
                <w:rPr>
                  <w:rFonts w:ascii="Arial" w:eastAsiaTheme="minorEastAsia" w:hAnsi="Arial" w:cs="Arial"/>
                  <w:color w:val="000000"/>
                  <w:sz w:val="22"/>
                </w:rPr>
                <w:delText xml:space="preserve"> </w:delText>
              </w:r>
            </w:del>
          </w:p>
          <w:p w14:paraId="6D1C627B" w14:textId="77777777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554" w:name="_Toc207715817"/>
      <w:r>
        <w:rPr>
          <w:rFonts w:hint="eastAsia"/>
          <w:lang w:val="en-US"/>
        </w:rPr>
        <w:t>执行器安全需求</w:t>
      </w:r>
      <w:bookmarkEnd w:id="554"/>
    </w:p>
    <w:bookmarkEnd w:id="541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555" w:name="_Toc207715818"/>
      <w:bookmarkStart w:id="556" w:name="_Toc7571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555"/>
      <w:bookmarkEnd w:id="556"/>
    </w:p>
    <w:p w14:paraId="421CB0A1" w14:textId="77777777" w:rsidR="009E3A7B" w:rsidRDefault="00FF6374">
      <w:pPr>
        <w:pStyle w:val="2"/>
      </w:pPr>
      <w:bookmarkStart w:id="557" w:name="_Toc29197262"/>
      <w:bookmarkStart w:id="558" w:name="_Toc207715819"/>
      <w:r>
        <w:lastRenderedPageBreak/>
        <w:t>功能逻辑策略</w:t>
      </w:r>
      <w:bookmarkEnd w:id="557"/>
      <w:r>
        <w:rPr>
          <w:rFonts w:hint="eastAsia"/>
        </w:rPr>
        <w:t>概览</w:t>
      </w:r>
      <w:bookmarkEnd w:id="558"/>
    </w:p>
    <w:p w14:paraId="61B0E36F" w14:textId="491A35CA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功能逻辑：仅通过制动（液压制动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电制动可选）实现平稳减速的目标，同时悬架执行器也需要动态调整悬架刚度，进一步优化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  <w:del w:id="559" w:author="Yang Zhen SGH CDAY223" w:date="2026-01-15T17:23:00Z" w16du:dateUtc="2026-01-15T09:23:00Z">
        <w:r w:rsidDel="004060F0">
          <w:rPr>
            <w:rFonts w:hint="eastAsia"/>
            <w:lang w:val="zh-CN"/>
          </w:rPr>
          <w:delText>当</w:delText>
        </w:r>
        <w:r w:rsidDel="004060F0">
          <w:rPr>
            <w:lang w:val="zh-CN"/>
          </w:rPr>
          <w:tab/>
        </w:r>
        <w:r w:rsidDel="004060F0">
          <w:rPr>
            <w:rFonts w:hint="eastAsia"/>
            <w:lang w:val="zh-CN"/>
          </w:rPr>
          <w:delText xml:space="preserve">CST </w:delText>
        </w:r>
        <w:r w:rsidDel="004060F0">
          <w:rPr>
            <w:rFonts w:hint="eastAsia"/>
            <w:lang w:val="zh-CN"/>
          </w:rPr>
          <w:delText>功能退出后，如需制动轮缸制动（停车，驾驶员紧急制动等），传统制动需要将制动压力增加到驾驶员需求程度。</w:delText>
        </w:r>
      </w:del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560" w:name="_Toc207715820"/>
      <w:r>
        <w:rPr>
          <w:rFonts w:hint="eastAsia"/>
          <w:lang w:val="en-US"/>
        </w:rPr>
        <w:t>功能激活和退出策略</w:t>
      </w:r>
      <w:bookmarkEnd w:id="560"/>
    </w:p>
    <w:p w14:paraId="59829C96" w14:textId="77777777" w:rsidR="009E3A7B" w:rsidRDefault="00FF6374">
      <w:pPr>
        <w:ind w:firstLine="420"/>
      </w:pPr>
      <w:r>
        <w:rPr>
          <w:noProof/>
        </w:rPr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 </w:t>
      </w:r>
    </w:p>
    <w:p w14:paraId="66AD1C3D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ins w:id="561" w:author="Yang Zhen SGH CDAY223" w:date="2026-01-15T17:26:00Z" w16du:dateUtc="2026-01-15T09:26:00Z"/>
        </w:rPr>
      </w:pPr>
      <w:r>
        <w:rPr>
          <w:rFonts w:hint="eastAsia"/>
        </w:rPr>
        <w:t>无故障降级</w:t>
      </w:r>
      <w:r>
        <w:t xml:space="preserve"> </w:t>
      </w:r>
    </w:p>
    <w:p w14:paraId="39E1C981" w14:textId="683B3C2C" w:rsidR="004702AB" w:rsidRDefault="004702AB">
      <w:pPr>
        <w:pStyle w:val="affff7"/>
        <w:numPr>
          <w:ilvl w:val="0"/>
          <w:numId w:val="13"/>
        </w:numPr>
        <w:ind w:firstLineChars="0"/>
      </w:pPr>
      <w:ins w:id="562" w:author="Yang Zhen SGH CDAY223" w:date="2026-01-15T17:26:00Z" w16du:dateUtc="2026-01-15T09:26:00Z">
        <w:r>
          <w:rPr>
            <w:rFonts w:hint="eastAsia"/>
          </w:rPr>
          <w:t>驾驶模式（非</w:t>
        </w:r>
        <w:r>
          <w:rPr>
            <w:rFonts w:hint="eastAsia"/>
          </w:rPr>
          <w:t>sport</w:t>
        </w:r>
        <w:r>
          <w:rPr>
            <w:rFonts w:hint="eastAsia"/>
          </w:rPr>
          <w:t>模式）</w:t>
        </w:r>
      </w:ins>
    </w:p>
    <w:p w14:paraId="1A214460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 xml:space="preserve">ABS, TCS,YSC </w:t>
      </w:r>
      <w:r>
        <w:rPr>
          <w:rFonts w:hint="eastAsia"/>
        </w:rPr>
        <w:t>等稳定控制功能未激活）</w:t>
      </w:r>
    </w:p>
    <w:p w14:paraId="4CB22063" w14:textId="77777777" w:rsidR="009E3A7B" w:rsidRPr="005171BD" w:rsidRDefault="00FF6374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5171BD">
        <w:rPr>
          <w:rFonts w:hint="eastAsia"/>
          <w:highlight w:val="yellow"/>
        </w:rPr>
        <w:t>路面条件良好</w:t>
      </w:r>
      <w:r w:rsidRPr="005171BD">
        <w:rPr>
          <w:rFonts w:hint="eastAsia"/>
          <w:highlight w:val="yellow"/>
        </w:rPr>
        <w:t xml:space="preserve"> </w:t>
      </w:r>
      <w:r w:rsidRPr="005171BD">
        <w:rPr>
          <w:rFonts w:hint="eastAsia"/>
          <w:highlight w:val="yellow"/>
        </w:rPr>
        <w:t>（基于路面识别信息判定）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563"/>
      <w:commentRangeStart w:id="564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563"/>
      <w:r w:rsidR="008A4FAD">
        <w:rPr>
          <w:rStyle w:val="affff4"/>
          <w:lang w:val="zh-CN"/>
        </w:rPr>
        <w:commentReference w:id="563"/>
      </w:r>
      <w:commentRangeEnd w:id="564"/>
      <w:r w:rsidR="005171BD">
        <w:rPr>
          <w:rStyle w:val="affff4"/>
          <w:lang w:val="zh-CN"/>
        </w:rPr>
        <w:commentReference w:id="564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0183D613" w14:textId="183F91FD" w:rsidR="009E3A7B" w:rsidRPr="00494877" w:rsidDel="005D4E43" w:rsidRDefault="00FF6374">
      <w:pPr>
        <w:pStyle w:val="affff7"/>
        <w:numPr>
          <w:ilvl w:val="0"/>
          <w:numId w:val="13"/>
        </w:numPr>
        <w:ind w:firstLineChars="0"/>
        <w:rPr>
          <w:del w:id="565" w:author="Yang Zhen SGH CDAY223" w:date="2026-01-15T17:24:00Z" w16du:dateUtc="2026-01-15T09:24:00Z"/>
          <w:strike/>
          <w:highlight w:val="yellow"/>
        </w:rPr>
      </w:pPr>
      <w:del w:id="566" w:author="Yang Zhen SGH CDAY223" w:date="2026-01-15T17:24:00Z" w16du:dateUtc="2026-01-15T09:24:00Z">
        <w:r w:rsidRPr="00494877" w:rsidDel="005D4E43">
          <w:rPr>
            <w:rFonts w:hint="eastAsia"/>
            <w:strike/>
            <w:highlight w:val="yellow"/>
          </w:rPr>
          <w:delText>驾驶员制动踏板所产的制动扭矩</w:delText>
        </w:r>
        <w:r w:rsidR="00956D48" w:rsidRPr="00494877" w:rsidDel="005D4E43">
          <w:rPr>
            <w:rFonts w:hint="eastAsia"/>
            <w:strike/>
            <w:highlight w:val="yellow"/>
          </w:rPr>
          <w:delText>大于</w:delText>
        </w:r>
        <w:r w:rsidR="004B3514" w:rsidRPr="00494877" w:rsidDel="005D4E43">
          <w:rPr>
            <w:rFonts w:hint="eastAsia"/>
            <w:strike/>
            <w:highlight w:val="yellow"/>
          </w:rPr>
          <w:delText>XX(</w:delText>
        </w:r>
        <w:r w:rsidR="004B3514" w:rsidRPr="00494877" w:rsidDel="005D4E43">
          <w:rPr>
            <w:rFonts w:hint="eastAsia"/>
            <w:strike/>
            <w:highlight w:val="yellow"/>
          </w:rPr>
          <w:delText>考虑坡道保持压力</w:delText>
        </w:r>
        <w:r w:rsidR="004B3514" w:rsidRPr="00494877" w:rsidDel="005D4E43">
          <w:rPr>
            <w:rFonts w:hint="eastAsia"/>
            <w:strike/>
            <w:highlight w:val="yellow"/>
          </w:rPr>
          <w:delText>)</w:delText>
        </w:r>
        <w:r w:rsidR="00956D48" w:rsidRPr="00494877" w:rsidDel="005D4E43">
          <w:rPr>
            <w:rFonts w:hint="eastAsia"/>
            <w:strike/>
            <w:highlight w:val="yellow"/>
          </w:rPr>
          <w:delText>。</w:delText>
        </w:r>
      </w:del>
    </w:p>
    <w:p w14:paraId="39B8589D" w14:textId="22361BB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  <w:r w:rsidR="00494877" w:rsidRPr="00494877">
        <w:rPr>
          <w:rFonts w:hint="eastAsia"/>
          <w:highlight w:val="yellow"/>
        </w:rPr>
        <w:t>（考虑坡道保持压力）</w:t>
      </w:r>
      <w:r>
        <w:t xml:space="preserve"> 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0353320F" w14:textId="77777777" w:rsidR="009E3A7B" w:rsidRDefault="00FF6374">
      <w:pPr>
        <w:pStyle w:val="affff7"/>
        <w:numPr>
          <w:ilvl w:val="0"/>
          <w:numId w:val="14"/>
        </w:numPr>
        <w:ind w:firstLineChars="0"/>
        <w:rPr>
          <w:ins w:id="567" w:author="Yang Zhen SGH CDAY223" w:date="2026-01-15T17:39:00Z" w16du:dateUtc="2026-01-15T09:39:00Z"/>
          <w:highlight w:val="yellow"/>
        </w:rPr>
      </w:pPr>
      <w:r w:rsidRPr="005171BD">
        <w:rPr>
          <w:rFonts w:hint="eastAsia"/>
          <w:highlight w:val="yellow"/>
        </w:rPr>
        <w:t>路面条件不满足</w:t>
      </w:r>
    </w:p>
    <w:p w14:paraId="51E403AB" w14:textId="48D148F6" w:rsidR="00C81D46" w:rsidRPr="009B291C" w:rsidRDefault="00C81D46" w:rsidP="009B291C">
      <w:pPr>
        <w:pStyle w:val="affff7"/>
        <w:numPr>
          <w:ilvl w:val="0"/>
          <w:numId w:val="14"/>
        </w:numPr>
        <w:ind w:firstLineChars="0"/>
        <w:rPr>
          <w:rPrChange w:id="568" w:author="Yang Zhen SGH CDAY223" w:date="2026-01-15T17:39:00Z" w16du:dateUtc="2026-01-15T09:39:00Z">
            <w:rPr>
              <w:highlight w:val="yellow"/>
            </w:rPr>
          </w:rPrChange>
        </w:rPr>
      </w:pPr>
      <w:ins w:id="569" w:author="Yang Zhen SGH CDAY223" w:date="2026-01-15T17:39:00Z" w16du:dateUtc="2026-01-15T09:39:00Z">
        <w:r>
          <w:rPr>
            <w:rFonts w:hint="eastAsia"/>
          </w:rPr>
          <w:t>驾驶模式（</w:t>
        </w:r>
        <w:r>
          <w:rPr>
            <w:rFonts w:hint="eastAsia"/>
          </w:rPr>
          <w:t>Sport</w:t>
        </w:r>
        <w:r>
          <w:rPr>
            <w:rFonts w:hint="eastAsia"/>
          </w:rPr>
          <w:t>模式）</w:t>
        </w:r>
      </w:ins>
    </w:p>
    <w:p w14:paraId="29B410C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570"/>
      <w:commentRangeStart w:id="571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570"/>
      <w:r w:rsidR="0046727E">
        <w:rPr>
          <w:rStyle w:val="affff4"/>
          <w:lang w:val="zh-CN"/>
        </w:rPr>
        <w:commentReference w:id="570"/>
      </w:r>
      <w:commentRangeEnd w:id="571"/>
      <w:r w:rsidR="003C038D">
        <w:rPr>
          <w:rStyle w:val="affff4"/>
          <w:lang w:val="zh-CN"/>
        </w:rPr>
        <w:commentReference w:id="571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296E3D4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开关信号无效</w:t>
      </w:r>
    </w:p>
    <w:p w14:paraId="053122C3" w14:textId="77777777" w:rsidR="009E3A7B" w:rsidRDefault="009E3A7B">
      <w:pPr>
        <w:ind w:firstLineChars="0" w:firstLine="0"/>
      </w:pPr>
    </w:p>
    <w:p w14:paraId="490F4A2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6A9BFC8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开关打开</w:t>
      </w:r>
      <w:r>
        <w:rPr>
          <w:rFonts w:hint="eastAsia"/>
        </w:rPr>
        <w:t xml:space="preserve">                          </w:t>
      </w:r>
    </w:p>
    <w:p w14:paraId="7D32A7E4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开关信号有效</w:t>
      </w:r>
    </w:p>
    <w:p w14:paraId="1B5FDD87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功能关键信号有效</w:t>
      </w:r>
      <w:r>
        <w:rPr>
          <w:rFonts w:hint="eastAsia"/>
        </w:rPr>
        <w:t xml:space="preserve"> </w:t>
      </w:r>
      <w:r>
        <w:rPr>
          <w:rFonts w:hint="eastAsia"/>
        </w:rPr>
        <w:t>（车速等）</w:t>
      </w:r>
    </w:p>
    <w:p w14:paraId="526FE8BB" w14:textId="4AB5B3B4" w:rsidR="00837834" w:rsidDel="000E6C1B" w:rsidRDefault="00FF6374" w:rsidP="000E6C1B">
      <w:pPr>
        <w:pStyle w:val="affff7"/>
        <w:numPr>
          <w:ilvl w:val="0"/>
          <w:numId w:val="15"/>
        </w:numPr>
        <w:ind w:leftChars="295" w:left="1059" w:firstLineChars="0"/>
        <w:rPr>
          <w:del w:id="572" w:author="Yang Zhen SGH CDAY223" w:date="2026-01-15T17:43:00Z" w16du:dateUtc="2026-01-15T09:43:00Z"/>
        </w:rPr>
      </w:pPr>
      <w:r>
        <w:rPr>
          <w:rFonts w:hint="eastAsia"/>
        </w:rPr>
        <w:t>无故障</w:t>
      </w:r>
    </w:p>
    <w:p w14:paraId="744C9123" w14:textId="77777777" w:rsidR="000E6C1B" w:rsidRDefault="000E6C1B" w:rsidP="000E6C1B">
      <w:pPr>
        <w:pStyle w:val="affff7"/>
        <w:numPr>
          <w:ilvl w:val="0"/>
          <w:numId w:val="15"/>
        </w:numPr>
        <w:ind w:leftChars="295" w:left="1059" w:firstLineChars="0"/>
        <w:rPr>
          <w:ins w:id="573" w:author="Yang Zhen SGH CDAY223" w:date="2026-01-15T17:43:00Z" w16du:dateUtc="2026-01-15T09:43:00Z"/>
        </w:rPr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1D4D1D53" w14:textId="77777777" w:rsidR="009E3A7B" w:rsidRDefault="009E3A7B">
      <w:pPr>
        <w:ind w:firstLineChars="0" w:firstLine="0"/>
      </w:pPr>
    </w:p>
    <w:p w14:paraId="326AC5BB" w14:textId="77777777" w:rsidR="009E3A7B" w:rsidRDefault="00FF6374">
      <w:pPr>
        <w:pStyle w:val="4"/>
        <w:rPr>
          <w:lang w:val="en-US"/>
        </w:rPr>
      </w:pPr>
      <w:r>
        <w:rPr>
          <w:rFonts w:hint="eastAsia"/>
          <w:lang w:val="en-US"/>
        </w:rPr>
        <w:lastRenderedPageBreak/>
        <w:t xml:space="preserve">CST </w:t>
      </w:r>
      <w:r>
        <w:rPr>
          <w:rFonts w:hint="eastAsia"/>
        </w:rPr>
        <w:t>功能</w:t>
      </w:r>
      <w:r>
        <w:rPr>
          <w:rFonts w:hint="eastAsia"/>
          <w:lang w:val="en-US"/>
        </w:rPr>
        <w:t>Standby</w:t>
      </w:r>
      <w:r>
        <w:rPr>
          <w:rFonts w:hint="eastAsia"/>
        </w:rPr>
        <w:t>策略</w:t>
      </w:r>
      <w:r>
        <w:rPr>
          <w:rFonts w:hint="eastAsia"/>
          <w:lang w:val="en-US"/>
        </w:rPr>
        <w:t>：</w:t>
      </w:r>
    </w:p>
    <w:p w14:paraId="453062D6" w14:textId="77777777" w:rsidR="009E3A7B" w:rsidRDefault="00FF6374">
      <w:pPr>
        <w:ind w:firstLine="420"/>
      </w:pPr>
      <w:r>
        <w:rPr>
          <w:rFonts w:hint="eastAsia"/>
        </w:rPr>
        <w:t xml:space="preserve">CST </w:t>
      </w:r>
      <w:r>
        <w:rPr>
          <w:rFonts w:hint="eastAsia"/>
        </w:rPr>
        <w:t>功能状态由</w:t>
      </w:r>
      <w:r>
        <w:rPr>
          <w:rFonts w:hint="eastAsia"/>
        </w:rPr>
        <w:t xml:space="preserve">VMC host ECU </w:t>
      </w:r>
      <w:r>
        <w:rPr>
          <w:rFonts w:hint="eastAsia"/>
        </w:rPr>
        <w:t>记忆，</w:t>
      </w:r>
      <w:r>
        <w:rPr>
          <w:rFonts w:hint="eastAsia"/>
        </w:rPr>
        <w:t xml:space="preserve">CST </w:t>
      </w:r>
      <w:r>
        <w:rPr>
          <w:rFonts w:hint="eastAsia"/>
        </w:rPr>
        <w:t>功能出厂默认为关闭状态，</w:t>
      </w:r>
      <w:r>
        <w:rPr>
          <w:rFonts w:hint="eastAsia"/>
        </w:rPr>
        <w:t xml:space="preserve"> HMI </w:t>
      </w:r>
      <w:r>
        <w:rPr>
          <w:rFonts w:hint="eastAsia"/>
        </w:rPr>
        <w:t>上</w:t>
      </w:r>
      <w:r>
        <w:rPr>
          <w:rFonts w:hint="eastAsia"/>
        </w:rPr>
        <w:t>CST</w:t>
      </w:r>
      <w:r>
        <w:rPr>
          <w:rFonts w:hint="eastAsia"/>
        </w:rPr>
        <w:t>开关根据</w:t>
      </w:r>
      <w:r>
        <w:rPr>
          <w:rFonts w:hint="eastAsia"/>
        </w:rPr>
        <w:t>VMC</w:t>
      </w:r>
      <w:r>
        <w:rPr>
          <w:rFonts w:hint="eastAsia"/>
        </w:rPr>
        <w:t>反馈的</w:t>
      </w:r>
      <w:proofErr w:type="spellStart"/>
      <w:r>
        <w:rPr>
          <w:rFonts w:hint="eastAsia"/>
        </w:rPr>
        <w:t>CST_Status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信号进行显示。</w:t>
      </w:r>
    </w:p>
    <w:p w14:paraId="6C4C85A7" w14:textId="77777777" w:rsidR="009E3A7B" w:rsidRDefault="00FF6374">
      <w:pPr>
        <w:ind w:firstLine="420"/>
      </w:pPr>
      <w:r>
        <w:rPr>
          <w:rFonts w:hint="eastAsia"/>
        </w:rPr>
        <w:t>满足下列条件时，</w:t>
      </w:r>
      <w:r>
        <w:rPr>
          <w:rFonts w:hint="eastAsia"/>
        </w:rPr>
        <w:t>CST</w:t>
      </w:r>
      <w:r>
        <w:rPr>
          <w:rFonts w:hint="eastAsia"/>
        </w:rPr>
        <w:t>功能</w:t>
      </w:r>
      <w:r>
        <w:rPr>
          <w:rFonts w:hint="eastAsia"/>
        </w:rPr>
        <w:t>Ready</w:t>
      </w:r>
      <w:r>
        <w:rPr>
          <w:rFonts w:hint="eastAsia"/>
        </w:rPr>
        <w:t>：</w:t>
      </w:r>
      <w:proofErr w:type="spellStart"/>
      <w:r>
        <w:t>CST_Status</w:t>
      </w:r>
      <w:proofErr w:type="spellEnd"/>
      <w:r>
        <w:t>=0x1: CST is Standby</w:t>
      </w:r>
    </w:p>
    <w:p w14:paraId="4EB056AC" w14:textId="77777777" w:rsidR="009E3A7B" w:rsidRDefault="00FF6374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5DF9D9D4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55266F95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3E93919A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3E459F0E" w14:textId="77777777" w:rsidR="009E3A7B" w:rsidRDefault="00FF6374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0FF3BB53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14660D76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2A1F2516" w14:textId="77777777" w:rsidR="009E3A7B" w:rsidRDefault="009E3A7B">
      <w:pPr>
        <w:ind w:firstLineChars="0"/>
      </w:pPr>
    </w:p>
    <w:p w14:paraId="07DE7FD5" w14:textId="77777777" w:rsidR="009E3A7B" w:rsidRDefault="00FF6374">
      <w:pPr>
        <w:pStyle w:val="4"/>
      </w:pPr>
      <w:r>
        <w:rPr>
          <w:rFonts w:hint="eastAsia"/>
        </w:rPr>
        <w:t>功能激活条件：</w:t>
      </w:r>
    </w:p>
    <w:p w14:paraId="7DDAC2C0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同时满足下列条件：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功能进入激活状态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0x2</w:t>
      </w:r>
      <w:r>
        <w:rPr>
          <w:rFonts w:hint="eastAsia"/>
        </w:rPr>
        <w:t>：</w:t>
      </w:r>
      <w:r>
        <w:t>CST is Active</w:t>
      </w:r>
    </w:p>
    <w:p w14:paraId="4C6E3EAE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）车辆处于前进状态：</w:t>
      </w:r>
      <w:r>
        <w:rPr>
          <w:rFonts w:hint="eastAsia"/>
          <w:lang w:val="zh-CN"/>
        </w:rPr>
        <w:t xml:space="preserve"> 0x1E9</w:t>
      </w:r>
      <w:r>
        <w:rPr>
          <w:rFonts w:hint="eastAsia"/>
          <w:lang w:val="zh-CN"/>
        </w:rPr>
        <w:t>报文的“车速方向”</w:t>
      </w:r>
      <w:r>
        <w:rPr>
          <w:rFonts w:hint="eastAsia"/>
          <w:lang w:val="zh-CN"/>
        </w:rPr>
        <w:t>VehSpdAvgDrvnDir_ABS = $1 Forward</w:t>
      </w:r>
      <w:r>
        <w:rPr>
          <w:rFonts w:hint="eastAsia"/>
          <w:lang w:val="zh-CN"/>
        </w:rPr>
        <w:t>。</w:t>
      </w:r>
    </w:p>
    <w:p w14:paraId="3C6767A9" w14:textId="77777777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整车稳定控制功能未激活（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等稳定控制功能未激活）</w:t>
      </w:r>
    </w:p>
    <w:p w14:paraId="66009F0D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路况良好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路面平顺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（非搓板路、比利时路、对开路等。坡度不大于</w:t>
      </w:r>
      <w:r>
        <w:rPr>
          <w:rFonts w:hint="eastAsia"/>
          <w:lang w:val="zh-CN"/>
        </w:rPr>
        <w:t>15TBD</w:t>
      </w:r>
      <w:r>
        <w:rPr>
          <w:rFonts w:hint="eastAsia"/>
          <w:lang w:val="zh-CN"/>
        </w:rPr>
        <w:t>）</w:t>
      </w:r>
    </w:p>
    <w:p w14:paraId="40E29BB3" w14:textId="2BE57ED5" w:rsidR="009E3A7B" w:rsidRPr="00DB75DF" w:rsidDel="00000FED" w:rsidRDefault="00FF6374">
      <w:pPr>
        <w:ind w:firstLine="420"/>
        <w:rPr>
          <w:del w:id="574" w:author="Yang Zhen SGH CDAY223" w:date="2026-01-15T17:42:00Z" w16du:dateUtc="2026-01-15T09:42:00Z"/>
          <w:strike/>
          <w:lang w:val="zh-CN"/>
        </w:rPr>
      </w:pPr>
      <w:commentRangeStart w:id="575"/>
      <w:commentRangeStart w:id="576"/>
      <w:del w:id="577" w:author="Yang Zhen SGH CDAY223" w:date="2026-01-15T17:42:00Z" w16du:dateUtc="2026-01-15T09:42:00Z">
        <w:r w:rsidRPr="00DB75DF" w:rsidDel="00000FED">
          <w:rPr>
            <w:strike/>
            <w:highlight w:val="yellow"/>
            <w:lang w:val="zh-CN"/>
          </w:rPr>
          <w:delText xml:space="preserve">4) </w:delText>
        </w:r>
        <w:r w:rsidRPr="00DB75DF" w:rsidDel="00000FED">
          <w:rPr>
            <w:rFonts w:hint="eastAsia"/>
            <w:strike/>
            <w:highlight w:val="yellow"/>
            <w:lang w:val="zh-CN"/>
          </w:rPr>
          <w:delText>驾驶员制动踏板所产生的电制动压力能够将车辆刹停。</w:delText>
        </w:r>
        <w:commentRangeEnd w:id="575"/>
        <w:r w:rsidR="002E3AEA" w:rsidRPr="00DB75DF" w:rsidDel="00000FED">
          <w:rPr>
            <w:rStyle w:val="affff4"/>
            <w:strike/>
            <w:highlight w:val="yellow"/>
            <w:lang w:val="zh-CN"/>
          </w:rPr>
          <w:commentReference w:id="575"/>
        </w:r>
        <w:commentRangeEnd w:id="576"/>
        <w:r w:rsidR="00DB75DF" w:rsidRPr="00DB75DF" w:rsidDel="00000FED">
          <w:rPr>
            <w:rStyle w:val="affff4"/>
            <w:highlight w:val="yellow"/>
            <w:lang w:val="zh-CN"/>
          </w:rPr>
          <w:commentReference w:id="576"/>
        </w:r>
      </w:del>
    </w:p>
    <w:p w14:paraId="507C0408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整车车速降低到</w:t>
      </w:r>
      <w:r>
        <w:rPr>
          <w:rFonts w:hint="eastAsia"/>
          <w:lang w:val="zh-CN"/>
        </w:rPr>
        <w:t xml:space="preserve"> 10 kph (TBD) </w:t>
      </w:r>
      <w:r>
        <w:rPr>
          <w:rFonts w:hint="eastAsia"/>
          <w:lang w:val="zh-CN"/>
        </w:rPr>
        <w:t>以下</w:t>
      </w:r>
    </w:p>
    <w:p w14:paraId="40B39739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车速低于</w:t>
      </w:r>
      <w:r>
        <w:rPr>
          <w:rFonts w:hint="eastAsia"/>
          <w:lang w:val="zh-CN"/>
        </w:rPr>
        <w:t>10kph</w:t>
      </w:r>
      <w:r>
        <w:rPr>
          <w:rFonts w:hint="eastAsia"/>
          <w:lang w:val="zh-CN"/>
        </w:rPr>
        <w:t>时，整车减速度小于</w:t>
      </w:r>
      <w:r>
        <w:rPr>
          <w:rFonts w:hint="eastAsia"/>
          <w:lang w:val="zh-CN"/>
        </w:rPr>
        <w:t xml:space="preserve">0.6g(TBD), </w:t>
      </w:r>
      <w:r>
        <w:rPr>
          <w:rFonts w:hint="eastAsia"/>
          <w:lang w:val="zh-CN"/>
        </w:rPr>
        <w:t>制动压力小于</w:t>
      </w:r>
      <w:r>
        <w:rPr>
          <w:rFonts w:hint="eastAsia"/>
          <w:lang w:val="zh-CN"/>
        </w:rPr>
        <w:t xml:space="preserve">60bar(TBD), </w:t>
      </w:r>
      <w:r>
        <w:rPr>
          <w:rFonts w:hint="eastAsia"/>
          <w:lang w:val="zh-CN"/>
        </w:rPr>
        <w:t>踩踏</w:t>
      </w:r>
      <w:proofErr w:type="gramStart"/>
      <w:r>
        <w:rPr>
          <w:rFonts w:hint="eastAsia"/>
          <w:lang w:val="zh-CN"/>
        </w:rPr>
        <w:t>板速度</w:t>
      </w:r>
      <w:proofErr w:type="gramEnd"/>
      <w:r>
        <w:rPr>
          <w:rFonts w:hint="eastAsia"/>
          <w:lang w:val="zh-CN"/>
        </w:rPr>
        <w:t>小于</w:t>
      </w:r>
      <w:r>
        <w:rPr>
          <w:rFonts w:hint="eastAsia"/>
          <w:lang w:val="zh-CN"/>
        </w:rPr>
        <w:t>100mm/s(TBD)</w:t>
      </w:r>
    </w:p>
    <w:p w14:paraId="44BD4A43" w14:textId="77777777" w:rsidR="009E3A7B" w:rsidRDefault="00FF6374">
      <w:pPr>
        <w:ind w:firstLine="420"/>
        <w:rPr>
          <w:lang w:val="zh-CN"/>
        </w:rPr>
      </w:pPr>
      <w:commentRangeStart w:id="578"/>
      <w:commentRangeStart w:id="579"/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能力不受限（高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578"/>
      <w:r w:rsidR="002E3AEA">
        <w:rPr>
          <w:rStyle w:val="affff4"/>
          <w:lang w:val="zh-CN"/>
        </w:rPr>
        <w:commentReference w:id="578"/>
      </w:r>
      <w:commentRangeEnd w:id="579"/>
      <w:r w:rsidR="005E7229">
        <w:rPr>
          <w:rStyle w:val="affff4"/>
          <w:lang w:val="zh-CN"/>
        </w:rPr>
        <w:commentReference w:id="579"/>
      </w:r>
    </w:p>
    <w:p w14:paraId="2CD6BD0A" w14:textId="77777777" w:rsidR="009E3A7B" w:rsidRDefault="00FF6374">
      <w:pPr>
        <w:ind w:firstLine="420"/>
        <w:rPr>
          <w:ins w:id="580" w:author="Yang Zhen SGH CDAY223" w:date="2026-01-15T17:44:00Z" w16du:dateUtc="2026-01-15T09:44:00Z"/>
          <w:lang w:val="zh-CN"/>
        </w:rPr>
      </w:pPr>
      <w:r>
        <w:rPr>
          <w:rFonts w:hint="eastAsia"/>
          <w:lang w:val="zh-CN"/>
        </w:rPr>
        <w:t>8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功能未激活。</w:t>
      </w:r>
    </w:p>
    <w:p w14:paraId="0C6B4DEE" w14:textId="4FCEE845" w:rsidR="00464BEE" w:rsidRDefault="00464BEE" w:rsidP="00464BEE">
      <w:pPr>
        <w:ind w:firstLine="420"/>
        <w:rPr>
          <w:ins w:id="581" w:author="Yang Zhen SGH CDAY223" w:date="2026-01-15T17:44:00Z" w16du:dateUtc="2026-01-15T09:44:00Z"/>
          <w:lang w:val="zh-CN"/>
        </w:rPr>
      </w:pPr>
      <w:ins w:id="582" w:author="Yang Zhen SGH CDAY223" w:date="2026-01-15T17:44:00Z" w16du:dateUtc="2026-01-15T09:44:00Z">
        <w:r>
          <w:rPr>
            <w:rFonts w:hint="eastAsia"/>
            <w:lang w:val="zh-CN"/>
          </w:rPr>
          <w:t>9</w:t>
        </w:r>
        <w:r>
          <w:rPr>
            <w:lang w:val="zh-CN"/>
          </w:rPr>
          <w:t xml:space="preserve">) </w:t>
        </w:r>
        <w:r>
          <w:rPr>
            <w:rFonts w:hint="eastAsia"/>
            <w:lang w:val="zh-CN"/>
          </w:rPr>
          <w:tab/>
        </w:r>
        <w:r>
          <w:rPr>
            <w:rFonts w:hint="eastAsia"/>
            <w:lang w:val="zh-CN"/>
          </w:rPr>
          <w:t>驾驶模式</w:t>
        </w:r>
        <w:r w:rsidR="007F1F1C">
          <w:rPr>
            <w:rFonts w:hint="eastAsia"/>
            <w:lang w:val="zh-CN"/>
          </w:rPr>
          <w:t>非运动模式</w:t>
        </w:r>
        <w:r>
          <w:rPr>
            <w:rFonts w:hint="eastAsia"/>
            <w:lang w:val="zh-CN"/>
          </w:rPr>
          <w:t>。</w:t>
        </w:r>
      </w:ins>
    </w:p>
    <w:p w14:paraId="146375E4" w14:textId="77777777" w:rsidR="00464BEE" w:rsidRDefault="00464BEE">
      <w:pPr>
        <w:ind w:firstLine="420"/>
        <w:rPr>
          <w:lang w:val="zh-CN"/>
        </w:rPr>
      </w:pPr>
    </w:p>
    <w:p w14:paraId="451EF429" w14:textId="77777777" w:rsidR="009E3A7B" w:rsidRDefault="009E3A7B">
      <w:pPr>
        <w:ind w:firstLine="420"/>
        <w:rPr>
          <w:color w:val="FF0000"/>
          <w:lang w:val="zh-CN"/>
        </w:rPr>
      </w:pPr>
    </w:p>
    <w:p w14:paraId="4F89A654" w14:textId="77777777" w:rsidR="009E3A7B" w:rsidRDefault="009E3A7B">
      <w:pPr>
        <w:ind w:firstLine="420"/>
        <w:rPr>
          <w:lang w:val="zh-CN"/>
        </w:rPr>
      </w:pPr>
    </w:p>
    <w:p w14:paraId="6EBED1C2" w14:textId="77777777" w:rsidR="009E3A7B" w:rsidRDefault="009E3A7B">
      <w:pPr>
        <w:ind w:firstLineChars="0" w:firstLine="0"/>
      </w:pPr>
    </w:p>
    <w:p w14:paraId="2981F93D" w14:textId="77777777" w:rsidR="009E3A7B" w:rsidRDefault="00FF6374">
      <w:pPr>
        <w:pStyle w:val="4"/>
      </w:pPr>
      <w:r>
        <w:rPr>
          <w:rFonts w:hint="eastAsia"/>
        </w:rPr>
        <w:t>功能退出条件：</w:t>
      </w:r>
    </w:p>
    <w:p w14:paraId="7A435314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满足任</w:t>
      </w:r>
      <w:proofErr w:type="gramStart"/>
      <w:r>
        <w:rPr>
          <w:rFonts w:hint="eastAsia"/>
          <w:lang w:val="zh-CN"/>
        </w:rPr>
        <w:t>一</w:t>
      </w:r>
      <w:proofErr w:type="gramEnd"/>
      <w:r>
        <w:rPr>
          <w:rFonts w:hint="eastAsia"/>
          <w:lang w:val="zh-CN"/>
        </w:rPr>
        <w:t>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功能从激活状态退出到准备状态</w:t>
      </w:r>
      <w:r>
        <w:rPr>
          <w:rFonts w:hint="eastAsia"/>
        </w:rPr>
        <w:t xml:space="preserve"> 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 xml:space="preserve">CST is </w:t>
      </w:r>
      <w:r>
        <w:rPr>
          <w:rFonts w:hint="eastAsia"/>
        </w:rPr>
        <w:t>Standby</w:t>
      </w:r>
    </w:p>
    <w:p w14:paraId="03D70FC5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</w:t>
      </w:r>
      <w:proofErr w:type="gramStart"/>
      <w:r>
        <w:rPr>
          <w:rFonts w:hint="eastAsia"/>
          <w:lang w:val="zh-CN"/>
        </w:rPr>
        <w:t>非前进</w:t>
      </w:r>
      <w:proofErr w:type="gramEnd"/>
      <w:r>
        <w:rPr>
          <w:rFonts w:hint="eastAsia"/>
          <w:lang w:val="zh-CN"/>
        </w:rPr>
        <w:t>状态：</w:t>
      </w:r>
    </w:p>
    <w:p w14:paraId="6C84A273" w14:textId="77777777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37590439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检测到车辆正在经过恶劣工况路面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或行驶到坡道（坡度≥</w:t>
      </w:r>
      <w:r>
        <w:rPr>
          <w:rFonts w:hint="eastAsia"/>
          <w:lang w:val="zh-CN"/>
        </w:rPr>
        <w:t xml:space="preserve"> 15 TBD </w:t>
      </w:r>
      <w:r>
        <w:rPr>
          <w:rFonts w:hint="eastAsia"/>
          <w:lang w:val="zh-CN"/>
        </w:rPr>
        <w:t>）。</w:t>
      </w:r>
    </w:p>
    <w:p w14:paraId="6D03CEA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4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驾驶员释放制动踏板</w:t>
      </w:r>
    </w:p>
    <w:p w14:paraId="461BD59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主</w:t>
      </w:r>
      <w:proofErr w:type="gramStart"/>
      <w:r>
        <w:rPr>
          <w:rFonts w:hint="eastAsia"/>
          <w:lang w:val="zh-CN"/>
        </w:rPr>
        <w:t>缸压力</w:t>
      </w:r>
      <w:proofErr w:type="gramEnd"/>
      <w:r>
        <w:rPr>
          <w:rFonts w:hint="eastAsia"/>
          <w:lang w:val="zh-CN"/>
        </w:rPr>
        <w:t>低于</w:t>
      </w:r>
      <w:r>
        <w:rPr>
          <w:rFonts w:hint="eastAsia"/>
          <w:lang w:val="zh-CN"/>
        </w:rPr>
        <w:t>4bar (TBD)</w:t>
      </w:r>
    </w:p>
    <w:p w14:paraId="34DE5561" w14:textId="77777777" w:rsidR="009E3A7B" w:rsidRDefault="00FF6374">
      <w:pPr>
        <w:ind w:firstLine="420"/>
        <w:rPr>
          <w:lang w:val="zh-CN"/>
        </w:rPr>
      </w:pPr>
      <w:commentRangeStart w:id="583"/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583"/>
      <w:r w:rsidR="00945B57">
        <w:rPr>
          <w:rStyle w:val="affff4"/>
          <w:lang w:val="zh-CN"/>
        </w:rPr>
        <w:commentReference w:id="583"/>
      </w:r>
    </w:p>
    <w:p w14:paraId="507E3B4F" w14:textId="77777777" w:rsidR="009E3A7B" w:rsidRDefault="00FF6374">
      <w:pPr>
        <w:ind w:firstLine="420"/>
        <w:rPr>
          <w:ins w:id="584" w:author="Yang Zhen SGH CDAY223" w:date="2026-01-15T17:44:00Z" w16du:dateUtc="2026-01-15T09:44:00Z"/>
          <w:lang w:val="zh-CN"/>
        </w:rPr>
      </w:pPr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功能激活。</w:t>
      </w:r>
    </w:p>
    <w:p w14:paraId="06DCF5FA" w14:textId="1CD7EDE5" w:rsidR="007F1F1C" w:rsidRDefault="007F1F1C" w:rsidP="007F1F1C">
      <w:pPr>
        <w:ind w:firstLine="420"/>
        <w:rPr>
          <w:ins w:id="585" w:author="Yang Zhen SGH CDAY223" w:date="2026-01-15T17:44:00Z" w16du:dateUtc="2026-01-15T09:44:00Z"/>
          <w:lang w:val="zh-CN"/>
        </w:rPr>
      </w:pPr>
      <w:ins w:id="586" w:author="Yang Zhen SGH CDAY223" w:date="2026-01-15T17:44:00Z" w16du:dateUtc="2026-01-15T09:44:00Z">
        <w:r>
          <w:rPr>
            <w:rFonts w:hint="eastAsia"/>
            <w:lang w:val="zh-CN"/>
          </w:rPr>
          <w:lastRenderedPageBreak/>
          <w:t>8</w:t>
        </w:r>
        <w:r>
          <w:rPr>
            <w:lang w:val="zh-CN"/>
          </w:rPr>
          <w:t xml:space="preserve">) </w:t>
        </w:r>
        <w:r>
          <w:rPr>
            <w:rFonts w:hint="eastAsia"/>
            <w:lang w:val="zh-CN"/>
          </w:rPr>
          <w:tab/>
        </w:r>
        <w:r>
          <w:rPr>
            <w:rFonts w:hint="eastAsia"/>
            <w:lang w:val="zh-CN"/>
          </w:rPr>
          <w:t>驾驶模式</w:t>
        </w:r>
      </w:ins>
      <w:ins w:id="587" w:author="Yang Zhen SGH CDAY223" w:date="2026-01-15T17:45:00Z" w16du:dateUtc="2026-01-15T09:45:00Z">
        <w:r>
          <w:rPr>
            <w:rFonts w:hint="eastAsia"/>
            <w:lang w:val="zh-CN"/>
          </w:rPr>
          <w:t>运动模式</w:t>
        </w:r>
      </w:ins>
      <w:ins w:id="588" w:author="Yang Zhen SGH CDAY223" w:date="2026-01-15T17:44:00Z" w16du:dateUtc="2026-01-15T09:44:00Z">
        <w:r>
          <w:rPr>
            <w:rFonts w:hint="eastAsia"/>
            <w:lang w:val="zh-CN"/>
          </w:rPr>
          <w:t>。</w:t>
        </w:r>
      </w:ins>
    </w:p>
    <w:p w14:paraId="66B52FEF" w14:textId="77777777" w:rsidR="007F1F1C" w:rsidRDefault="007F1F1C">
      <w:pPr>
        <w:ind w:firstLine="420"/>
        <w:rPr>
          <w:lang w:val="zh-CN"/>
        </w:rPr>
      </w:pPr>
    </w:p>
    <w:p w14:paraId="15B63412" w14:textId="77777777" w:rsidR="009E3A7B" w:rsidDel="007F1F1C" w:rsidRDefault="009E3A7B">
      <w:pPr>
        <w:ind w:firstLine="420"/>
        <w:rPr>
          <w:del w:id="589" w:author="Yang Zhen SGH CDAY223" w:date="2026-01-15T17:45:00Z" w16du:dateUtc="2026-01-15T09:45:00Z"/>
          <w:lang w:val="zh-CN"/>
        </w:rPr>
      </w:pPr>
    </w:p>
    <w:p w14:paraId="09F85F5F" w14:textId="77777777" w:rsidR="009E3A7B" w:rsidRDefault="009E3A7B">
      <w:pPr>
        <w:ind w:firstLineChars="0" w:firstLine="0"/>
        <w:rPr>
          <w:lang w:val="zh-CN"/>
        </w:rPr>
        <w:pPrChange w:id="590" w:author="Yang Zhen SGH CDAY223" w:date="2026-01-15T17:45:00Z" w16du:dateUtc="2026-01-15T09:45:00Z">
          <w:pPr>
            <w:ind w:firstLine="420"/>
          </w:pPr>
        </w:pPrChange>
      </w:pPr>
    </w:p>
    <w:p w14:paraId="186F8845" w14:textId="77777777" w:rsidR="009E3A7B" w:rsidRDefault="00FF6374">
      <w:pPr>
        <w:ind w:firstLineChars="95" w:firstLine="199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  <w:r>
        <w:rPr>
          <w:lang w:val="zh-CN"/>
        </w:rPr>
        <w:tab/>
      </w:r>
      <w:r>
        <w:rPr>
          <w:rFonts w:hint="eastAsia"/>
          <w:lang w:val="zh-CN"/>
        </w:rPr>
        <w:t>当驾驶员操作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开关，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功能从激活状态退出到关闭状态</w:t>
      </w:r>
      <w:r>
        <w:rPr>
          <w:rFonts w:hint="eastAsia"/>
          <w:lang w:val="zh-CN"/>
        </w:rPr>
        <w:t xml:space="preserve"> CST_Status=0x0: CST is off</w:t>
      </w:r>
      <w:r>
        <w:rPr>
          <w:rFonts w:hint="eastAsia"/>
          <w:lang w:val="zh-CN"/>
        </w:rPr>
        <w:t>。</w:t>
      </w:r>
    </w:p>
    <w:p w14:paraId="09CB80DB" w14:textId="77777777" w:rsidR="009E3A7B" w:rsidRDefault="009E3A7B">
      <w:pPr>
        <w:ind w:firstLine="420"/>
        <w:rPr>
          <w:lang w:val="zh-CN"/>
        </w:rPr>
      </w:pPr>
    </w:p>
    <w:p w14:paraId="5F1B177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注：</w:t>
      </w:r>
      <w:r>
        <w:rPr>
          <w:rFonts w:hint="eastAsia"/>
          <w:lang w:val="zh-CN"/>
        </w:rPr>
        <w:t xml:space="preserve"> </w:t>
      </w:r>
    </w:p>
    <w:p w14:paraId="2D601C21" w14:textId="77777777" w:rsidR="009E3A7B" w:rsidRDefault="00FF6374">
      <w:pPr>
        <w:pStyle w:val="affff7"/>
        <w:numPr>
          <w:ilvl w:val="0"/>
          <w:numId w:val="17"/>
        </w:numPr>
        <w:ind w:firstLineChars="0"/>
        <w:rPr>
          <w:lang w:val="zh-CN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功能退出过程中，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为避免整车闯动，制动系统需要及时介入，应已经补液标定。</w:t>
      </w:r>
    </w:p>
    <w:p w14:paraId="5B23E70B" w14:textId="74729B90" w:rsidR="009E3A7B" w:rsidRPr="00731A56" w:rsidDel="00E230DF" w:rsidRDefault="00FF6374">
      <w:pPr>
        <w:pStyle w:val="affff7"/>
        <w:numPr>
          <w:ilvl w:val="0"/>
          <w:numId w:val="17"/>
        </w:numPr>
        <w:ind w:firstLineChars="0"/>
        <w:rPr>
          <w:del w:id="591" w:author="Yang Zhen SGH CDAY223" w:date="2026-01-15T17:45:00Z" w16du:dateUtc="2026-01-15T09:45:00Z"/>
          <w:strike/>
          <w:lang w:val="zh-CN"/>
        </w:rPr>
      </w:pPr>
      <w:commentRangeStart w:id="592"/>
      <w:commentRangeStart w:id="593"/>
      <w:commentRangeStart w:id="594"/>
      <w:del w:id="595" w:author="Yang Zhen SGH CDAY223" w:date="2026-01-15T17:45:00Z" w16du:dateUtc="2026-01-15T09:45:00Z">
        <w:r w:rsidRPr="00731A56" w:rsidDel="00E230DF">
          <w:rPr>
            <w:rFonts w:hint="eastAsia"/>
            <w:strike/>
            <w:lang w:val="zh-CN"/>
          </w:rPr>
          <w:delText>舒适制动激活过程中，若出现输出制动力（</w:delText>
        </w:r>
        <w:r w:rsidR="00817189" w:rsidRPr="00731A56" w:rsidDel="00E230DF">
          <w:rPr>
            <w:rFonts w:hint="eastAsia"/>
            <w:strike/>
            <w:lang w:val="zh-CN"/>
          </w:rPr>
          <w:delText>液压</w:delText>
        </w:r>
        <w:r w:rsidRPr="00731A56" w:rsidDel="00E230DF">
          <w:rPr>
            <w:rFonts w:hint="eastAsia"/>
            <w:strike/>
            <w:lang w:val="zh-CN"/>
          </w:rPr>
          <w:delText>）过低，制动系统需要进入紧急补液状态，将车辆刹停</w:delText>
        </w:r>
        <w:commentRangeEnd w:id="592"/>
        <w:r w:rsidR="00945B57" w:rsidRPr="00731A56" w:rsidDel="00E230DF">
          <w:rPr>
            <w:rStyle w:val="affff4"/>
            <w:strike/>
            <w:lang w:val="zh-CN"/>
          </w:rPr>
          <w:commentReference w:id="592"/>
        </w:r>
        <w:commentRangeEnd w:id="593"/>
        <w:r w:rsidR="001B6F57" w:rsidRPr="00731A56" w:rsidDel="00E230DF">
          <w:rPr>
            <w:rStyle w:val="affff4"/>
            <w:strike/>
            <w:lang w:val="zh-CN"/>
          </w:rPr>
          <w:commentReference w:id="593"/>
        </w:r>
        <w:commentRangeEnd w:id="594"/>
        <w:r w:rsidR="00D10161" w:rsidDel="00E230DF">
          <w:rPr>
            <w:rStyle w:val="affff4"/>
            <w:lang w:val="zh-CN"/>
          </w:rPr>
          <w:commentReference w:id="594"/>
        </w:r>
        <w:r w:rsidRPr="00731A56" w:rsidDel="00E230DF">
          <w:rPr>
            <w:rFonts w:hint="eastAsia"/>
            <w:strike/>
            <w:lang w:val="zh-CN"/>
          </w:rPr>
          <w:delText>。</w:delText>
        </w:r>
      </w:del>
    </w:p>
    <w:p w14:paraId="0B636EA9" w14:textId="7076A30F" w:rsidR="009E3A7B" w:rsidDel="006E5C3E" w:rsidRDefault="00FF6374">
      <w:pPr>
        <w:pStyle w:val="affff7"/>
        <w:numPr>
          <w:ilvl w:val="0"/>
          <w:numId w:val="17"/>
        </w:numPr>
        <w:ind w:firstLineChars="0"/>
        <w:rPr>
          <w:del w:id="596" w:author="Yang Zhen SGH CDAY223" w:date="2026-01-15T17:46:00Z" w16du:dateUtc="2026-01-15T09:46:00Z"/>
          <w:lang w:val="zh-CN"/>
        </w:rPr>
      </w:pPr>
      <w:del w:id="597" w:author="Yang Zhen SGH CDAY223" w:date="2026-01-15T17:46:00Z" w16du:dateUtc="2026-01-15T09:46:00Z">
        <w:r w:rsidDel="006E5C3E">
          <w:rPr>
            <w:rFonts w:hint="eastAsia"/>
            <w:lang w:val="zh-CN"/>
          </w:rPr>
          <w:delText>CST</w:delText>
        </w:r>
        <w:r w:rsidDel="006E5C3E">
          <w:rPr>
            <w:rFonts w:hint="eastAsia"/>
            <w:lang w:val="zh-CN"/>
          </w:rPr>
          <w:delText>功能不受驾驶模式影响。</w:delText>
        </w:r>
      </w:del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598" w:name="_Toc207715821"/>
      <w:r>
        <w:rPr>
          <w:rFonts w:hint="eastAsia"/>
        </w:rPr>
        <w:t>控制逻辑</w:t>
      </w:r>
      <w:bookmarkEnd w:id="598"/>
    </w:p>
    <w:p w14:paraId="792B7C1E" w14:textId="7F8565A6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</w:t>
      </w:r>
      <w:del w:id="599" w:author="Yang Zhen SGH CDAY223" w:date="2026-01-15T17:46:00Z" w16du:dateUtc="2026-01-15T09:46:00Z">
        <w:r w:rsidDel="000360CD">
          <w:rPr>
            <w:rFonts w:hint="eastAsia"/>
          </w:rPr>
          <w:delText>液压制动</w:delText>
        </w:r>
        <w:r w:rsidDel="000360CD">
          <w:rPr>
            <w:rFonts w:hint="eastAsia"/>
          </w:rPr>
          <w:delText>/</w:delText>
        </w:r>
      </w:del>
      <w:r>
        <w:rPr>
          <w:rFonts w:hint="eastAsia"/>
        </w:rPr>
        <w:t>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4C679589" w14:textId="77777777" w:rsidR="009E3A7B" w:rsidRDefault="009E3A7B">
      <w:pPr>
        <w:ind w:firstLineChars="0" w:firstLine="0"/>
      </w:pPr>
    </w:p>
    <w:p w14:paraId="3CE08D2D" w14:textId="44E03B18" w:rsidR="009E3A7B" w:rsidRDefault="00FF6374">
      <w:pPr>
        <w:ind w:firstLine="420"/>
        <w:rPr>
          <w:ins w:id="600" w:author="Yang Zhen SGH CDAY223" w:date="2026-01-15T17:46:00Z" w16du:dateUtc="2026-01-15T09:46:00Z"/>
        </w:rPr>
      </w:pPr>
      <w:del w:id="601" w:author="Yang Zhen SGH CDAY223" w:date="2026-01-15T17:46:00Z" w16du:dateUtc="2026-01-15T09:46:00Z">
        <w:r w:rsidDel="000360CD">
          <w:rPr>
            <w:noProof/>
          </w:rPr>
          <w:drawing>
            <wp:inline distT="0" distB="0" distL="0" distR="0" wp14:anchorId="0AFBDE55" wp14:editId="6947D98A">
              <wp:extent cx="5730240" cy="3512820"/>
              <wp:effectExtent l="0" t="0" r="3810" b="0"/>
              <wp:docPr id="672905497" name="图片 1" descr="图表, 折线图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72905497" name="图片 1" descr="图表, 折线图&#10;&#10;AI 生成的内容可能不正确。"/>
                      <pic:cNvPicPr>
                        <a:picLocks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737" cy="35131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0523A6C" w14:textId="068E6694" w:rsidR="000360CD" w:rsidRDefault="00AE4552">
      <w:pPr>
        <w:ind w:firstLine="420"/>
      </w:pPr>
      <w:ins w:id="602" w:author="Yang Zhen SGH CDAY223" w:date="2026-01-15T17:46:00Z" w16du:dateUtc="2026-01-15T09:46:00Z">
        <w:r>
          <w:rPr>
            <w:noProof/>
          </w:rPr>
          <w:lastRenderedPageBreak/>
          <w:drawing>
            <wp:inline distT="0" distB="0" distL="0" distR="0" wp14:anchorId="2001FA09" wp14:editId="6C9471AB">
              <wp:extent cx="6120130" cy="3424526"/>
              <wp:effectExtent l="0" t="0" r="0" b="5080"/>
              <wp:docPr id="1060278903" name="图片 1" descr="图表, 折线图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60278903" name="图片 1" descr="图表, 折线图&#10;&#10;AI 生成的内容可能不正确。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3424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77777777" w:rsidR="009E3A7B" w:rsidRDefault="00FF6374">
      <w:pPr>
        <w:pStyle w:val="3"/>
      </w:pPr>
      <w:commentRangeStart w:id="603"/>
      <w:commentRangeStart w:id="604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control/ distribution</w:t>
      </w:r>
      <w:r>
        <w:rPr>
          <w:rFonts w:hint="eastAsia"/>
        </w:rPr>
        <w:t>）</w:t>
      </w:r>
      <w:commentRangeEnd w:id="603"/>
      <w:r w:rsidR="004F5948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603"/>
      </w:r>
      <w:commentRangeEnd w:id="604"/>
      <w:r w:rsidR="00C91304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604"/>
      </w:r>
    </w:p>
    <w:p w14:paraId="756FD4FA" w14:textId="197164D7" w:rsidR="00AE4552" w:rsidRPr="00DD6DF9" w:rsidRDefault="00DD6DF9" w:rsidP="00DD6DF9">
      <w:pPr>
        <w:ind w:firstLine="422"/>
        <w:rPr>
          <w:ins w:id="605" w:author="Yang Zhen SGH CDAY223" w:date="2026-01-15T17:47:00Z" w16du:dateUtc="2026-01-15T09:47:00Z"/>
          <w:b/>
          <w:bCs/>
          <w:rPrChange w:id="606" w:author="Yang Zhen SGH CDAY223" w:date="2026-01-15T17:47:00Z" w16du:dateUtc="2026-01-15T09:47:00Z">
            <w:rPr>
              <w:ins w:id="607" w:author="Yang Zhen SGH CDAY223" w:date="2026-01-15T17:47:00Z" w16du:dateUtc="2026-01-15T09:47:00Z"/>
              <w:lang w:val="zh-CN"/>
            </w:rPr>
          </w:rPrChange>
        </w:rPr>
      </w:pPr>
      <w:ins w:id="608" w:author="Yang Zhen SGH CDAY223" w:date="2026-01-15T17:47:00Z" w16du:dateUtc="2026-01-15T09:47:00Z">
        <w:r w:rsidRPr="0006243E">
          <w:rPr>
            <w:rFonts w:hint="eastAsia"/>
            <w:b/>
            <w:bCs/>
          </w:rPr>
          <w:t xml:space="preserve">Send </w:t>
        </w:r>
        <w:r>
          <w:rPr>
            <w:rFonts w:hint="eastAsia"/>
            <w:b/>
            <w:bCs/>
          </w:rPr>
          <w:t>to</w:t>
        </w:r>
        <w:r w:rsidRPr="0006243E">
          <w:rPr>
            <w:rFonts w:hint="eastAsia"/>
            <w:b/>
            <w:bCs/>
          </w:rPr>
          <w:t xml:space="preserve"> VCU</w:t>
        </w:r>
      </w:ins>
    </w:p>
    <w:p w14:paraId="10425317" w14:textId="08746C6A" w:rsidR="009E3A7B" w:rsidRDefault="00FF6374">
      <w:pPr>
        <w:ind w:firstLine="420"/>
        <w:rPr>
          <w:color w:val="0000FF"/>
        </w:rPr>
      </w:pPr>
      <w:r>
        <w:rPr>
          <w:rFonts w:hint="eastAsia"/>
          <w:lang w:val="zh-CN"/>
        </w:rPr>
        <w:t>轴间四驱：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功能请求前后轴的电制动扭矩给</w:t>
      </w:r>
      <w:r>
        <w:rPr>
          <w:rFonts w:hint="eastAsia"/>
          <w:lang w:val="zh-CN"/>
        </w:rPr>
        <w:t>VCU</w:t>
      </w:r>
      <w:r>
        <w:rPr>
          <w:lang w:val="zh-CN"/>
        </w:rPr>
        <w:t>.</w:t>
      </w:r>
      <w:r>
        <w:rPr>
          <w:rFonts w:hint="eastAsia"/>
          <w:lang w:val="zh-CN"/>
        </w:rPr>
        <w:t xml:space="preserve"> </w:t>
      </w:r>
      <w:r>
        <w:rPr>
          <w:color w:val="0000FF"/>
        </w:rPr>
        <w:tab/>
      </w:r>
    </w:p>
    <w:p w14:paraId="5B7A493C" w14:textId="77777777" w:rsidR="009E3A7B" w:rsidRDefault="00FF6374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电制动扭矩激活请求</w:t>
      </w:r>
      <w:proofErr w:type="spellStart"/>
      <w:r>
        <w:rPr>
          <w:color w:val="0000FF"/>
        </w:rPr>
        <w:t>TotTarRegTrqCotrlRqst</w:t>
      </w:r>
      <w:proofErr w:type="spellEnd"/>
      <w:r>
        <w:rPr>
          <w:rFonts w:hint="eastAsia"/>
          <w:color w:val="0000FF"/>
        </w:rPr>
        <w:t xml:space="preserve"> =0x01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7D585F41" w14:textId="77777777" w:rsidR="009E3A7B" w:rsidRDefault="00FF6374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proofErr w:type="spellStart"/>
      <w:r>
        <w:rPr>
          <w:rFonts w:hint="eastAsia"/>
          <w:color w:val="0000FF"/>
        </w:rPr>
        <w:t>TarRegTrqFront</w:t>
      </w:r>
      <w:proofErr w:type="spellEnd"/>
      <w:r>
        <w:rPr>
          <w:rFonts w:hint="eastAsia"/>
          <w:color w:val="0000FF"/>
        </w:rPr>
        <w:t xml:space="preserve">/ </w:t>
      </w:r>
      <w:proofErr w:type="spellStart"/>
      <w:r>
        <w:rPr>
          <w:rFonts w:hint="eastAsia"/>
          <w:color w:val="0000FF"/>
        </w:rPr>
        <w:t>TarRegTrqRear</w:t>
      </w:r>
      <w:proofErr w:type="spellEnd"/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分布式四驱：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功能只请求前后轴的电制动扭矩给</w:t>
      </w:r>
      <w:r>
        <w:rPr>
          <w:rFonts w:hint="eastAsia"/>
          <w:lang w:val="zh-CN"/>
        </w:rPr>
        <w:t>VCU</w:t>
      </w:r>
      <w:r>
        <w:rPr>
          <w:rFonts w:hint="eastAsia"/>
          <w:lang w:val="zh-CN"/>
        </w:rPr>
        <w:t>，</w:t>
      </w:r>
      <w:r>
        <w:rPr>
          <w:rFonts w:hint="eastAsia"/>
          <w:lang w:val="zh-CN"/>
        </w:rPr>
        <w:t>VCU</w:t>
      </w:r>
      <w:r>
        <w:rPr>
          <w:rFonts w:hint="eastAsia"/>
          <w:lang w:val="zh-CN"/>
        </w:rPr>
        <w:t>再平均分配给</w:t>
      </w:r>
      <w:r>
        <w:rPr>
          <w:rFonts w:hint="eastAsia"/>
          <w:lang w:val="zh-CN"/>
        </w:rPr>
        <w:t>MCU</w:t>
      </w:r>
      <w:r>
        <w:rPr>
          <w:rFonts w:hint="eastAsia"/>
          <w:lang w:val="zh-CN"/>
        </w:rPr>
        <w:t>。</w:t>
      </w:r>
    </w:p>
    <w:p w14:paraId="431139C0" w14:textId="77777777" w:rsidR="009E3A7B" w:rsidRDefault="00FF6374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电制动扭矩激活请求</w:t>
      </w:r>
      <w:proofErr w:type="spellStart"/>
      <w:r>
        <w:rPr>
          <w:color w:val="0000FF"/>
        </w:rPr>
        <w:t>TotTarRegTrqCotrlRqst</w:t>
      </w:r>
      <w:proofErr w:type="spellEnd"/>
      <w:r>
        <w:rPr>
          <w:rFonts w:hint="eastAsia"/>
          <w:color w:val="0000FF"/>
        </w:rPr>
        <w:t xml:space="preserve"> =0x01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6E16095" w14:textId="77777777" w:rsidR="009E3A7B" w:rsidRDefault="00FF6374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proofErr w:type="spellStart"/>
      <w:r>
        <w:rPr>
          <w:rFonts w:hint="eastAsia"/>
          <w:color w:val="0000FF"/>
        </w:rPr>
        <w:t>TarRegTrqFront</w:t>
      </w:r>
      <w:proofErr w:type="spellEnd"/>
      <w:r>
        <w:rPr>
          <w:rFonts w:hint="eastAsia"/>
          <w:color w:val="0000FF"/>
        </w:rPr>
        <w:t xml:space="preserve">/ </w:t>
      </w:r>
      <w:proofErr w:type="spellStart"/>
      <w:r>
        <w:rPr>
          <w:rFonts w:hint="eastAsia"/>
          <w:color w:val="0000FF"/>
        </w:rPr>
        <w:t>TarRegTrqRear</w:t>
      </w:r>
      <w:proofErr w:type="spellEnd"/>
    </w:p>
    <w:p w14:paraId="0F42E1D7" w14:textId="77777777" w:rsidR="009E3A7B" w:rsidRDefault="009E3A7B">
      <w:pPr>
        <w:ind w:firstLine="420"/>
        <w:rPr>
          <w:lang w:val="zh-CN"/>
        </w:rPr>
      </w:pPr>
    </w:p>
    <w:p w14:paraId="13DEA0F1" w14:textId="2608F512" w:rsidR="009E3A7B" w:rsidDel="008174AC" w:rsidRDefault="00FF6374">
      <w:pPr>
        <w:pStyle w:val="4"/>
        <w:rPr>
          <w:del w:id="609" w:author="Yang Zhen SGH CDAY223" w:date="2026-01-15T17:54:00Z" w16du:dateUtc="2026-01-15T09:54:00Z"/>
        </w:rPr>
      </w:pPr>
      <w:del w:id="610" w:author="Yang Zhen SGH CDAY223" w:date="2026-01-15T17:54:00Z" w16du:dateUtc="2026-01-15T09:54:00Z">
        <w:r w:rsidDel="008174AC">
          <w:rPr>
            <w:rFonts w:hint="eastAsia"/>
          </w:rPr>
          <w:delText>边界定义</w:delText>
        </w:r>
      </w:del>
    </w:p>
    <w:p w14:paraId="5ED0FAFE" w14:textId="52C59F2D" w:rsidR="009E3A7B" w:rsidDel="008174AC" w:rsidRDefault="00FF6374">
      <w:pPr>
        <w:ind w:firstLine="420"/>
        <w:rPr>
          <w:del w:id="611" w:author="Yang Zhen SGH CDAY223" w:date="2026-01-15T17:54:00Z" w16du:dateUtc="2026-01-15T09:54:00Z"/>
          <w:lang w:val="zh-CN"/>
        </w:rPr>
      </w:pPr>
      <w:del w:id="612" w:author="Yang Zhen SGH CDAY223" w:date="2026-01-15T17:54:00Z" w16du:dateUtc="2026-01-15T09:54:00Z">
        <w:r w:rsidDel="008174AC">
          <w:rPr>
            <w:rFonts w:hint="eastAsia"/>
            <w:lang w:val="zh-CN"/>
          </w:rPr>
          <w:delText>CST</w:delText>
        </w:r>
        <w:r w:rsidDel="008174AC">
          <w:rPr>
            <w:rFonts w:hint="eastAsia"/>
            <w:lang w:val="zh-CN"/>
          </w:rPr>
          <w:delText>功能下，</w:delText>
        </w:r>
        <w:r w:rsidDel="008174AC">
          <w:rPr>
            <w:rFonts w:hint="eastAsia"/>
            <w:lang w:val="zh-CN"/>
          </w:rPr>
          <w:delText>VMC</w:delText>
        </w:r>
        <w:r w:rsidDel="008174AC">
          <w:rPr>
            <w:rFonts w:hint="eastAsia"/>
            <w:lang w:val="zh-CN"/>
          </w:rPr>
          <w:delText>发送</w:delText>
        </w:r>
        <w:r w:rsidDel="008174AC">
          <w:rPr>
            <w:rFonts w:hint="eastAsia"/>
            <w:lang w:val="zh-CN"/>
          </w:rPr>
          <w:delText xml:space="preserve">regen torque </w:delText>
        </w:r>
        <w:r w:rsidDel="008174AC">
          <w:rPr>
            <w:rFonts w:hint="eastAsia"/>
            <w:lang w:val="zh-CN"/>
          </w:rPr>
          <w:delText>请求给</w:delText>
        </w:r>
        <w:r w:rsidDel="008174AC">
          <w:rPr>
            <w:rFonts w:hint="eastAsia"/>
            <w:lang w:val="zh-CN"/>
          </w:rPr>
          <w:delText>VCU</w:delText>
        </w:r>
        <w:r w:rsidDel="008174AC">
          <w:rPr>
            <w:rFonts w:hint="eastAsia"/>
            <w:lang w:val="zh-CN"/>
          </w:rPr>
          <w:delText>。如果</w:delText>
        </w:r>
        <w:r w:rsidDel="008174AC">
          <w:rPr>
            <w:rFonts w:hint="eastAsia"/>
            <w:lang w:val="zh-CN"/>
          </w:rPr>
          <w:delText>VCU</w:delText>
        </w:r>
        <w:r w:rsidDel="008174AC">
          <w:rPr>
            <w:rFonts w:hint="eastAsia"/>
            <w:lang w:val="zh-CN"/>
          </w:rPr>
          <w:delText>收到了来自制动系统的更高优先级功能的电制动</w:delText>
        </w:r>
        <w:r w:rsidDel="008174AC">
          <w:rPr>
            <w:rFonts w:hint="eastAsia"/>
            <w:lang w:val="zh-CN"/>
          </w:rPr>
          <w:delText>regen</w:delText>
        </w:r>
        <w:r w:rsidDel="008174AC">
          <w:rPr>
            <w:rFonts w:hint="eastAsia"/>
            <w:lang w:val="zh-CN"/>
          </w:rPr>
          <w:delText>请求（例如一些稳定性功能</w:delText>
        </w:r>
        <w:r w:rsidDel="008174AC">
          <w:rPr>
            <w:rFonts w:hint="eastAsia"/>
            <w:lang w:val="zh-CN"/>
          </w:rPr>
          <w:delText>DTC</w:delText>
        </w:r>
        <w:r w:rsidDel="008174AC">
          <w:rPr>
            <w:rFonts w:hint="eastAsia"/>
            <w:lang w:val="zh-CN"/>
          </w:rPr>
          <w:delText>等），</w:delText>
        </w:r>
        <w:r w:rsidDel="008174AC">
          <w:rPr>
            <w:rFonts w:hint="eastAsia"/>
            <w:lang w:val="zh-CN"/>
          </w:rPr>
          <w:delText>Override VMC</w:delText>
        </w:r>
        <w:r w:rsidDel="008174AC">
          <w:rPr>
            <w:rFonts w:hint="eastAsia"/>
            <w:lang w:val="zh-CN"/>
          </w:rPr>
          <w:delText>，</w:delText>
        </w:r>
        <w:r w:rsidDel="008174AC">
          <w:rPr>
            <w:rFonts w:hint="eastAsia"/>
            <w:lang w:val="zh-CN"/>
          </w:rPr>
          <w:delText>VCU</w:delText>
        </w:r>
        <w:r w:rsidDel="008174AC">
          <w:rPr>
            <w:rFonts w:hint="eastAsia"/>
            <w:lang w:val="zh-CN"/>
          </w:rPr>
          <w:delText>优先执行制动的高优先级请求，同时</w:delText>
        </w:r>
        <w:r w:rsidDel="008174AC">
          <w:rPr>
            <w:rFonts w:hint="eastAsia"/>
            <w:lang w:val="zh-CN"/>
          </w:rPr>
          <w:delText>VMC</w:delText>
        </w:r>
        <w:r w:rsidDel="008174AC">
          <w:rPr>
            <w:rFonts w:hint="eastAsia"/>
            <w:lang w:val="zh-CN"/>
          </w:rPr>
          <w:delText>的</w:delText>
        </w:r>
        <w:r w:rsidDel="008174AC">
          <w:rPr>
            <w:rFonts w:hint="eastAsia"/>
            <w:lang w:val="zh-CN"/>
          </w:rPr>
          <w:delText>CST</w:delText>
        </w:r>
        <w:r w:rsidDel="008174AC">
          <w:rPr>
            <w:rFonts w:hint="eastAsia"/>
            <w:lang w:val="zh-CN"/>
          </w:rPr>
          <w:delText>功能也会退出，由轮端制动完全接管。为避免整车闯动，制动系统需要及时介入，应已经补液标定。</w:delText>
        </w:r>
      </w:del>
    </w:p>
    <w:p w14:paraId="1239BA05" w14:textId="77777777" w:rsidR="009E3A7B" w:rsidRDefault="009E3A7B">
      <w:pPr>
        <w:ind w:firstLine="420"/>
      </w:pPr>
    </w:p>
    <w:p w14:paraId="4BA1F9D4" w14:textId="7615592B" w:rsidR="009E3A7B" w:rsidDel="00B426CE" w:rsidRDefault="00FF6374">
      <w:pPr>
        <w:pStyle w:val="3"/>
        <w:rPr>
          <w:del w:id="613" w:author="Yang Zhen SGH CDAY223" w:date="2026-01-15T18:05:00Z" w16du:dateUtc="2026-01-15T10:05:00Z"/>
        </w:rPr>
      </w:pPr>
      <w:del w:id="614" w:author="Yang Zhen SGH CDAY223" w:date="2026-01-15T18:05:00Z" w16du:dateUtc="2026-01-15T10:05:00Z">
        <w:r w:rsidDel="00B426CE">
          <w:rPr>
            <w:rFonts w:hint="eastAsia"/>
          </w:rPr>
          <w:delText>制动</w:delText>
        </w:r>
        <w:r w:rsidDel="00B426CE">
          <w:delText>控制</w:delText>
        </w:r>
        <w:r w:rsidDel="00B426CE">
          <w:rPr>
            <w:rFonts w:hint="eastAsia"/>
          </w:rPr>
          <w:delText xml:space="preserve"> </w:delText>
        </w:r>
      </w:del>
      <w:del w:id="615" w:author="Yang Zhen SGH CDAY223" w:date="2026-01-15T17:54:00Z" w16du:dateUtc="2026-01-15T09:54:00Z">
        <w:r w:rsidDel="008174AC">
          <w:rPr>
            <w:rFonts w:hint="eastAsia"/>
          </w:rPr>
          <w:delText>可选</w:delText>
        </w:r>
        <w:r w:rsidDel="008174AC">
          <w:rPr>
            <w:rFonts w:hint="eastAsia"/>
          </w:rPr>
          <w:delText xml:space="preserve"> </w:delText>
        </w:r>
      </w:del>
      <w:del w:id="616" w:author="Yang Zhen SGH CDAY223" w:date="2026-01-15T18:05:00Z" w16du:dateUtc="2026-01-15T10:05:00Z">
        <w:r w:rsidDel="00B426CE">
          <w:rPr>
            <w:rFonts w:hint="eastAsia"/>
          </w:rPr>
          <w:delText>（</w:delText>
        </w:r>
      </w:del>
      <w:del w:id="617" w:author="Yang Zhen SGH CDAY223" w:date="2026-01-15T17:54:00Z" w16du:dateUtc="2026-01-15T09:54:00Z">
        <w:r w:rsidDel="008174AC">
          <w:rPr>
            <w:rFonts w:hint="eastAsia"/>
          </w:rPr>
          <w:delText>TBD</w:delText>
        </w:r>
      </w:del>
      <w:del w:id="618" w:author="Yang Zhen SGH CDAY223" w:date="2026-01-15T18:05:00Z" w16du:dateUtc="2026-01-15T10:05:00Z">
        <w:r w:rsidDel="00B426CE">
          <w:rPr>
            <w:rFonts w:hint="eastAsia"/>
          </w:rPr>
          <w:delText>）</w:delText>
        </w:r>
      </w:del>
    </w:p>
    <w:p w14:paraId="1FFA13B5" w14:textId="21227CF5" w:rsidR="009E3A7B" w:rsidDel="00B426CE" w:rsidRDefault="00FF6374">
      <w:pPr>
        <w:ind w:firstLine="420"/>
        <w:rPr>
          <w:del w:id="619" w:author="Yang Zhen SGH CDAY223" w:date="2026-01-15T18:05:00Z" w16du:dateUtc="2026-01-15T10:05:00Z"/>
          <w:color w:val="0000FF"/>
        </w:rPr>
      </w:pPr>
      <w:del w:id="620" w:author="Yang Zhen SGH CDAY223" w:date="2026-01-15T18:05:00Z" w16du:dateUtc="2026-01-15T10:05:00Z">
        <w:r w:rsidDel="00B426CE">
          <w:rPr>
            <w:rFonts w:hint="eastAsia"/>
            <w:lang w:val="zh-CN"/>
          </w:rPr>
          <w:delText>单轮制动接</w:delText>
        </w:r>
        <w:r w:rsidDel="00B426CE">
          <w:rPr>
            <w:rFonts w:hint="eastAsia"/>
            <w:b/>
            <w:bCs/>
            <w:lang w:val="zh-CN"/>
          </w:rPr>
          <w:delText>口：</w:delText>
        </w:r>
        <w:r w:rsidDel="00B426CE">
          <w:rPr>
            <w:rFonts w:hint="eastAsia"/>
            <w:b/>
            <w:bCs/>
            <w:lang w:val="zh-CN"/>
          </w:rPr>
          <w:delText>CST</w:delText>
        </w:r>
        <w:r w:rsidDel="00B426CE">
          <w:rPr>
            <w:rFonts w:hint="eastAsia"/>
            <w:b/>
            <w:bCs/>
            <w:lang w:val="zh-CN"/>
          </w:rPr>
          <w:delText>功能请求前后左右四</w:delText>
        </w:r>
        <w:r w:rsidDel="00B426CE">
          <w:rPr>
            <w:rFonts w:hint="eastAsia"/>
            <w:lang w:val="zh-CN"/>
          </w:rPr>
          <w:delText>车轮的单轮</w:delText>
        </w:r>
        <w:r w:rsidDel="00B426CE">
          <w:rPr>
            <w:rFonts w:hint="eastAsia"/>
            <w:lang w:val="zh-CN"/>
          </w:rPr>
          <w:delText>delta</w:delText>
        </w:r>
        <w:r w:rsidDel="00B426CE">
          <w:rPr>
            <w:rFonts w:hint="eastAsia"/>
            <w:lang w:val="zh-CN"/>
          </w:rPr>
          <w:delText>制动扭矩给制动</w:delText>
        </w:r>
        <w:r w:rsidDel="00B426CE">
          <w:rPr>
            <w:lang w:val="zh-CN"/>
          </w:rPr>
          <w:delText>.</w:delText>
        </w:r>
        <w:r w:rsidDel="00B426CE">
          <w:rPr>
            <w:rFonts w:hint="eastAsia"/>
            <w:lang w:val="zh-CN"/>
          </w:rPr>
          <w:delText xml:space="preserve"> </w:delText>
        </w:r>
        <w:r w:rsidDel="00B426CE">
          <w:rPr>
            <w:color w:val="0000FF"/>
          </w:rPr>
          <w:tab/>
        </w:r>
      </w:del>
    </w:p>
    <w:p w14:paraId="57D2CA7D" w14:textId="5CC771C7" w:rsidR="009E3A7B" w:rsidDel="00B426CE" w:rsidRDefault="00FF6374">
      <w:pPr>
        <w:spacing w:beforeLines="50" w:before="156" w:afterLines="50" w:after="156" w:line="288" w:lineRule="auto"/>
        <w:ind w:firstLine="420"/>
        <w:rPr>
          <w:del w:id="621" w:author="Yang Zhen SGH CDAY223" w:date="2026-01-15T18:05:00Z" w16du:dateUtc="2026-01-15T10:05:00Z"/>
          <w:lang w:val="zh-CN"/>
        </w:rPr>
      </w:pPr>
      <w:del w:id="622" w:author="Yang Zhen SGH CDAY223" w:date="2026-01-15T18:05:00Z" w16du:dateUtc="2026-01-15T10:05:00Z">
        <w:r w:rsidDel="00B426CE">
          <w:rPr>
            <w:rFonts w:hint="eastAsia"/>
            <w:lang w:val="zh-CN"/>
          </w:rPr>
          <w:delText>V</w:delText>
        </w:r>
        <w:r w:rsidDel="00B426CE">
          <w:rPr>
            <w:lang w:val="zh-CN"/>
          </w:rPr>
          <w:delText>MC</w:delText>
        </w:r>
        <w:r w:rsidDel="00B426CE">
          <w:rPr>
            <w:rFonts w:hint="eastAsia"/>
            <w:lang w:val="zh-CN"/>
          </w:rPr>
          <w:delText>协调内部的</w:delText>
        </w:r>
        <w:r w:rsidDel="00B426CE">
          <w:rPr>
            <w:rFonts w:hint="eastAsia"/>
            <w:lang w:val="zh-CN"/>
          </w:rPr>
          <w:delText>CST</w:delText>
        </w:r>
        <w:r w:rsidDel="00B426CE">
          <w:rPr>
            <w:rFonts w:hint="eastAsia"/>
            <w:lang w:val="zh-CN"/>
          </w:rPr>
          <w:delText>和其他操控稳定功能请求，将</w:delText>
        </w:r>
        <w:r w:rsidDel="00B426CE">
          <w:rPr>
            <w:rFonts w:hint="eastAsia"/>
            <w:lang w:val="zh-CN"/>
          </w:rPr>
          <w:delText>CST</w:delText>
        </w:r>
        <w:r w:rsidDel="00B426CE">
          <w:rPr>
            <w:rFonts w:hint="eastAsia"/>
            <w:lang w:val="zh-CN"/>
          </w:rPr>
          <w:delText>目标制动叠加扭矩（压力），通过</w:delText>
        </w:r>
        <w:r w:rsidDel="00B426CE">
          <w:rPr>
            <w:rFonts w:hint="eastAsia"/>
            <w:lang w:val="zh-CN"/>
          </w:rPr>
          <w:delText>0x</w:delText>
        </w:r>
        <w:r w:rsidDel="00B426CE">
          <w:rPr>
            <w:lang w:val="zh-CN"/>
          </w:rPr>
          <w:delText>0C0</w:delText>
        </w:r>
        <w:r w:rsidDel="00B426CE">
          <w:rPr>
            <w:rFonts w:hint="eastAsia"/>
            <w:lang w:val="zh-CN"/>
          </w:rPr>
          <w:delText>报文发送给制动系统：</w:delText>
        </w:r>
      </w:del>
    </w:p>
    <w:p w14:paraId="4CAEFF0B" w14:textId="77FD13F6" w:rsidR="009E3A7B" w:rsidDel="00B426CE" w:rsidRDefault="00FF6374">
      <w:pPr>
        <w:pStyle w:val="affff7"/>
        <w:widowControl/>
        <w:numPr>
          <w:ilvl w:val="0"/>
          <w:numId w:val="18"/>
        </w:numPr>
        <w:spacing w:line="288" w:lineRule="auto"/>
        <w:ind w:leftChars="200" w:left="420" w:firstLineChars="0" w:firstLine="0"/>
        <w:jc w:val="left"/>
        <w:rPr>
          <w:del w:id="623" w:author="Yang Zhen SGH CDAY223" w:date="2026-01-15T18:05:00Z" w16du:dateUtc="2026-01-15T10:05:00Z"/>
          <w:color w:val="00B0F0"/>
        </w:rPr>
      </w:pPr>
      <w:del w:id="624" w:author="Yang Zhen SGH CDAY223" w:date="2026-01-15T18:05:00Z" w16du:dateUtc="2026-01-15T10:05:00Z"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制动力矩激活请求“</w:delText>
        </w:r>
        <w:r w:rsidDel="00B426CE">
          <w:rPr>
            <w:color w:val="00B0F0"/>
          </w:rPr>
          <w:delText>BrkTrqAtvRqst</w:delText>
        </w:r>
        <w:r w:rsidDel="00B426CE">
          <w:rPr>
            <w:rFonts w:hint="eastAsia"/>
            <w:color w:val="00B0F0"/>
          </w:rPr>
          <w:delText>=</w:delText>
        </w:r>
        <w:r w:rsidDel="00B426CE">
          <w:rPr>
            <w:color w:val="00B0F0"/>
          </w:rPr>
          <w:delText>0</w:delText>
        </w:r>
        <w:r w:rsidDel="00B426CE">
          <w:rPr>
            <w:rFonts w:hint="eastAsia"/>
            <w:color w:val="00B0F0"/>
          </w:rPr>
          <w:delText>x</w:delText>
        </w:r>
        <w:r w:rsidDel="00B426CE">
          <w:rPr>
            <w:color w:val="00B0F0"/>
          </w:rPr>
          <w:delText>01</w:delText>
        </w:r>
        <w:r w:rsidDel="00B426CE">
          <w:rPr>
            <w:rFonts w:hint="eastAsia"/>
            <w:color w:val="00B0F0"/>
          </w:rPr>
          <w:delText>（</w:delText>
        </w:r>
        <w:r w:rsidDel="00B426CE">
          <w:rPr>
            <w:color w:val="00B0F0"/>
          </w:rPr>
          <w:delText>Requst</w:delText>
        </w:r>
        <w:r w:rsidDel="00B426CE">
          <w:rPr>
            <w:rFonts w:hint="eastAsia"/>
            <w:color w:val="00B0F0"/>
          </w:rPr>
          <w:delText>）”</w:delText>
        </w:r>
      </w:del>
    </w:p>
    <w:p w14:paraId="707B1678" w14:textId="4ED06119" w:rsidR="009E3A7B" w:rsidDel="00B426CE" w:rsidRDefault="00FF6374">
      <w:pPr>
        <w:pStyle w:val="affff7"/>
        <w:widowControl/>
        <w:numPr>
          <w:ilvl w:val="0"/>
          <w:numId w:val="18"/>
        </w:numPr>
        <w:spacing w:line="288" w:lineRule="auto"/>
        <w:ind w:leftChars="200" w:left="420" w:firstLineChars="0" w:firstLine="0"/>
        <w:jc w:val="left"/>
        <w:rPr>
          <w:del w:id="625" w:author="Yang Zhen SGH CDAY223" w:date="2026-01-15T18:05:00Z" w16du:dateUtc="2026-01-15T10:05:00Z"/>
          <w:color w:val="00B0F0"/>
        </w:rPr>
      </w:pPr>
      <w:del w:id="626" w:author="Yang Zhen SGH CDAY223" w:date="2026-01-15T18:05:00Z" w16du:dateUtc="2026-01-15T10:05:00Z"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目标制动叠加扭矩“</w:delText>
        </w:r>
        <w:r w:rsidDel="00B426CE">
          <w:rPr>
            <w:color w:val="00B0F0"/>
          </w:rPr>
          <w:delText>TarBrkTqFrntLe</w:delText>
        </w:r>
        <w:r w:rsidDel="00B426CE">
          <w:rPr>
            <w:rFonts w:hint="eastAsia"/>
            <w:color w:val="00B0F0"/>
          </w:rPr>
          <w:delText xml:space="preserve"> /</w:delText>
        </w:r>
        <w:r w:rsidDel="00B426CE">
          <w:rPr>
            <w:color w:val="00B0F0"/>
          </w:rPr>
          <w:delText xml:space="preserve"> TarBrkTqFrntRi</w:delText>
        </w:r>
        <w:r w:rsidDel="00B426CE">
          <w:rPr>
            <w:rFonts w:hint="eastAsia"/>
            <w:color w:val="00B0F0"/>
          </w:rPr>
          <w:delText xml:space="preserve"> / </w:delText>
        </w:r>
        <w:r w:rsidDel="00B426CE">
          <w:rPr>
            <w:color w:val="00B0F0"/>
          </w:rPr>
          <w:delText>TarBrkTqReLe</w:delText>
        </w:r>
        <w:r w:rsidDel="00B426CE">
          <w:rPr>
            <w:rFonts w:hint="eastAsia"/>
            <w:color w:val="00B0F0"/>
          </w:rPr>
          <w:delText xml:space="preserve"> / </w:delText>
        </w:r>
        <w:r w:rsidDel="00B426CE">
          <w:rPr>
            <w:color w:val="00B0F0"/>
          </w:rPr>
          <w:delText>TarBrkTqReRi</w:delText>
        </w:r>
        <w:r w:rsidDel="00B426CE">
          <w:rPr>
            <w:rFonts w:hint="eastAsia"/>
            <w:color w:val="00B0F0"/>
          </w:rPr>
          <w:delText>”</w:delText>
        </w:r>
        <w:r w:rsidDel="00B426CE">
          <w:rPr>
            <w:rFonts w:hint="eastAsia"/>
            <w:color w:val="00B0F0"/>
          </w:rPr>
          <w:delText>=</w:delText>
        </w:r>
        <w:r w:rsidDel="00B426CE">
          <w:rPr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x</w:delText>
        </w:r>
        <w:r w:rsidDel="00B426CE">
          <w:rPr>
            <w:rFonts w:hint="eastAsia"/>
            <w:color w:val="00B0F0"/>
          </w:rPr>
          <w:delText>（</w:delText>
        </w:r>
        <w:r w:rsidDel="00B426CE">
          <w:rPr>
            <w:rFonts w:hint="eastAsia"/>
            <w:color w:val="00B0F0"/>
          </w:rPr>
          <w:delText>Nm</w:delText>
        </w:r>
        <w:r w:rsidDel="00B426CE">
          <w:rPr>
            <w:rFonts w:hint="eastAsia"/>
            <w:color w:val="00B0F0"/>
          </w:rPr>
          <w:delText>）</w:delText>
        </w:r>
      </w:del>
    </w:p>
    <w:p w14:paraId="3D19F2C1" w14:textId="2B29CB48" w:rsidR="009E3A7B" w:rsidDel="00B426CE" w:rsidRDefault="009E3A7B">
      <w:pPr>
        <w:widowControl/>
        <w:spacing w:line="288" w:lineRule="auto"/>
        <w:ind w:firstLineChars="0"/>
        <w:jc w:val="left"/>
        <w:rPr>
          <w:del w:id="627" w:author="Yang Zhen SGH CDAY223" w:date="2026-01-15T18:05:00Z" w16du:dateUtc="2026-01-15T10:05:00Z"/>
        </w:rPr>
      </w:pPr>
    </w:p>
    <w:p w14:paraId="2782A504" w14:textId="646C6913" w:rsidR="009E3A7B" w:rsidDel="00B426CE" w:rsidRDefault="00FF6374">
      <w:pPr>
        <w:widowControl/>
        <w:spacing w:line="288" w:lineRule="auto"/>
        <w:ind w:leftChars="100" w:left="210" w:firstLineChars="0"/>
        <w:jc w:val="left"/>
        <w:rPr>
          <w:del w:id="628" w:author="Yang Zhen SGH CDAY223" w:date="2026-01-15T18:05:00Z" w16du:dateUtc="2026-01-15T10:05:00Z"/>
        </w:rPr>
      </w:pPr>
      <w:commentRangeStart w:id="629"/>
      <w:commentRangeStart w:id="630"/>
      <w:commentRangeStart w:id="631"/>
      <w:commentRangeStart w:id="632"/>
      <w:del w:id="633" w:author="Yang Zhen SGH CDAY223" w:date="2026-01-15T18:05:00Z" w16du:dateUtc="2026-01-15T10:05:00Z">
        <w:r w:rsidDel="00B426CE">
          <w:rPr>
            <w:rFonts w:hint="eastAsia"/>
          </w:rPr>
          <w:delText>VMC</w:delText>
        </w:r>
        <w:r w:rsidDel="00B426CE">
          <w:rPr>
            <w:rFonts w:hint="eastAsia"/>
          </w:rPr>
          <w:delText>需要从制动执行器接收四个车轮的制动扭矩和电制动扭矩，</w:delText>
        </w:r>
        <w:r w:rsidDel="00B426CE">
          <w:rPr>
            <w:rFonts w:hint="eastAsia"/>
          </w:rPr>
          <w:delText>CST</w:delText>
        </w:r>
        <w:r w:rsidDel="00B426CE">
          <w:rPr>
            <w:rFonts w:hint="eastAsia"/>
          </w:rPr>
          <w:delText>功能激活后，制动执行器本身的制动请求（</w:delText>
        </w:r>
        <w:r w:rsidR="002C7ADB" w:rsidDel="00B426CE">
          <w:rPr>
            <w:rFonts w:hint="eastAsia"/>
          </w:rPr>
          <w:delText>只有</w:delText>
        </w:r>
        <w:r w:rsidDel="00B426CE">
          <w:rPr>
            <w:rFonts w:hint="eastAsia"/>
          </w:rPr>
          <w:delText>液压制动）需要降到</w:delText>
        </w:r>
        <w:r w:rsidDel="00B426CE">
          <w:rPr>
            <w:rFonts w:hint="eastAsia"/>
          </w:rPr>
          <w:delText>0</w:delText>
        </w:r>
        <w:r w:rsidDel="00B426CE">
          <w:rPr>
            <w:rFonts w:hint="eastAsia"/>
          </w:rPr>
          <w:delText>，</w:delText>
        </w:r>
        <w:r w:rsidDel="00B426CE">
          <w:rPr>
            <w:rFonts w:hint="eastAsia"/>
          </w:rPr>
          <w:delText>CST</w:delText>
        </w:r>
        <w:r w:rsidDel="00B426CE">
          <w:rPr>
            <w:rFonts w:hint="eastAsia"/>
          </w:rPr>
          <w:delText>功能需要基于制动残余制动力</w:delText>
        </w:r>
        <w:r w:rsidRPr="002C7ADB" w:rsidDel="00B426CE">
          <w:rPr>
            <w:rFonts w:hint="eastAsia"/>
            <w:strike/>
          </w:rPr>
          <w:delText>（液压制动和电制动）</w:delText>
        </w:r>
        <w:r w:rsidDel="00B426CE">
          <w:rPr>
            <w:rFonts w:hint="eastAsia"/>
          </w:rPr>
          <w:delText>计算合适的请求值，以保证</w:delText>
        </w:r>
        <w:r w:rsidDel="00B426CE">
          <w:rPr>
            <w:rFonts w:hint="eastAsia"/>
          </w:rPr>
          <w:delText>VMC</w:delText>
        </w:r>
        <w:r w:rsidDel="00B426CE">
          <w:rPr>
            <w:rFonts w:hint="eastAsia"/>
          </w:rPr>
          <w:delText>的制动请求（液压制动和电制动）不引起车辆闯动。</w:delText>
        </w:r>
        <w:commentRangeEnd w:id="629"/>
        <w:r w:rsidR="00837FCF" w:rsidDel="00B426CE">
          <w:rPr>
            <w:rStyle w:val="affff4"/>
            <w:lang w:val="zh-CN"/>
          </w:rPr>
          <w:commentReference w:id="629"/>
        </w:r>
        <w:commentRangeEnd w:id="630"/>
        <w:r w:rsidR="005174B9" w:rsidDel="00B426CE">
          <w:rPr>
            <w:rStyle w:val="affff4"/>
            <w:lang w:val="zh-CN"/>
          </w:rPr>
          <w:commentReference w:id="630"/>
        </w:r>
        <w:commentRangeEnd w:id="631"/>
        <w:r w:rsidR="00E04F77" w:rsidDel="00B426CE">
          <w:rPr>
            <w:rStyle w:val="affff4"/>
            <w:lang w:val="zh-CN"/>
          </w:rPr>
          <w:commentReference w:id="631"/>
        </w:r>
        <w:commentRangeEnd w:id="632"/>
        <w:r w:rsidR="00356AFD" w:rsidDel="00B426CE">
          <w:rPr>
            <w:rStyle w:val="affff4"/>
            <w:lang w:val="zh-CN"/>
          </w:rPr>
          <w:commentReference w:id="632"/>
        </w:r>
      </w:del>
    </w:p>
    <w:p w14:paraId="5A014831" w14:textId="2E07E904" w:rsidR="009E3A7B" w:rsidDel="00B426CE" w:rsidRDefault="009E3A7B">
      <w:pPr>
        <w:widowControl/>
        <w:spacing w:line="288" w:lineRule="auto"/>
        <w:ind w:leftChars="100" w:left="210" w:firstLineChars="0"/>
        <w:jc w:val="left"/>
        <w:rPr>
          <w:del w:id="634" w:author="Yang Zhen SGH CDAY223" w:date="2026-01-15T18:05:00Z" w16du:dateUtc="2026-01-15T10:05:00Z"/>
        </w:rPr>
      </w:pPr>
    </w:p>
    <w:p w14:paraId="7E3B7369" w14:textId="7DC2A011" w:rsidR="009E3A7B" w:rsidDel="00B426CE" w:rsidRDefault="00FF6374">
      <w:pPr>
        <w:pStyle w:val="affff7"/>
        <w:widowControl/>
        <w:numPr>
          <w:ilvl w:val="0"/>
          <w:numId w:val="18"/>
        </w:numPr>
        <w:spacing w:line="288" w:lineRule="auto"/>
        <w:ind w:leftChars="200" w:left="420" w:firstLineChars="0" w:firstLine="0"/>
        <w:jc w:val="left"/>
        <w:rPr>
          <w:del w:id="635" w:author="Yang Zhen SGH CDAY223" w:date="2026-01-15T18:05:00Z" w16du:dateUtc="2026-01-15T10:05:00Z"/>
          <w:color w:val="00B0F0"/>
        </w:rPr>
      </w:pPr>
      <w:del w:id="636" w:author="Yang Zhen SGH CDAY223" w:date="2026-01-15T18:05:00Z" w16du:dateUtc="2026-01-15T10:05:00Z"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驾驶员需求的前轴</w:delText>
        </w:r>
        <w:r w:rsidDel="00B426CE">
          <w:rPr>
            <w:rFonts w:hint="eastAsia"/>
            <w:color w:val="00B0F0"/>
          </w:rPr>
          <w:delText>/</w:delText>
        </w:r>
        <w:r w:rsidDel="00B426CE">
          <w:rPr>
            <w:rFonts w:hint="eastAsia"/>
            <w:color w:val="00B0F0"/>
          </w:rPr>
          <w:delText>后轴制动扭矩：“</w:delText>
        </w:r>
        <w:r w:rsidDel="00B426CE">
          <w:rPr>
            <w:color w:val="00B0F0"/>
          </w:rPr>
          <w:delText>DrRqdFrntShftBrkTorq</w:delText>
        </w:r>
        <w:r w:rsidDel="00B426CE">
          <w:rPr>
            <w:rFonts w:hint="eastAsia"/>
            <w:color w:val="00B0F0"/>
          </w:rPr>
          <w:delText>/</w:delText>
        </w:r>
        <w:r w:rsidDel="00B426CE">
          <w:delText xml:space="preserve"> </w:delText>
        </w:r>
        <w:r w:rsidDel="00B426CE">
          <w:rPr>
            <w:color w:val="00B0F0"/>
          </w:rPr>
          <w:delText>DrRqdRearShftBrkTorq</w:delText>
        </w:r>
        <w:r w:rsidDel="00B426CE">
          <w:rPr>
            <w:rFonts w:hint="eastAsia"/>
            <w:color w:val="00B0F0"/>
          </w:rPr>
          <w:delText>”</w:delText>
        </w:r>
        <w:r w:rsidDel="00B426CE">
          <w:rPr>
            <w:rFonts w:hint="eastAsia"/>
            <w:color w:val="00B0F0"/>
          </w:rPr>
          <w:delText xml:space="preserve"> =</w:delText>
        </w:r>
        <w:r w:rsidDel="00B426CE">
          <w:rPr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x</w:delText>
        </w:r>
        <w:r w:rsidDel="00B426CE">
          <w:rPr>
            <w:rFonts w:hint="eastAsia"/>
            <w:color w:val="00B0F0"/>
          </w:rPr>
          <w:delText>（</w:delText>
        </w:r>
        <w:r w:rsidDel="00B426CE">
          <w:rPr>
            <w:rFonts w:hint="eastAsia"/>
            <w:color w:val="00B0F0"/>
          </w:rPr>
          <w:delText>Nm</w:delText>
        </w:r>
        <w:r w:rsidDel="00B426CE">
          <w:rPr>
            <w:rFonts w:hint="eastAsia"/>
            <w:color w:val="00B0F0"/>
          </w:rPr>
          <w:delText>）</w:delText>
        </w:r>
      </w:del>
    </w:p>
    <w:p w14:paraId="49C78DC3" w14:textId="6352C26A" w:rsidR="009E3A7B" w:rsidDel="00B426CE" w:rsidRDefault="00FF6374">
      <w:pPr>
        <w:pStyle w:val="affff7"/>
        <w:widowControl/>
        <w:numPr>
          <w:ilvl w:val="0"/>
          <w:numId w:val="18"/>
        </w:numPr>
        <w:spacing w:line="288" w:lineRule="auto"/>
        <w:ind w:leftChars="200" w:left="420" w:firstLineChars="0" w:firstLine="0"/>
        <w:jc w:val="left"/>
        <w:rPr>
          <w:del w:id="637" w:author="Yang Zhen SGH CDAY223" w:date="2026-01-15T18:05:00Z" w16du:dateUtc="2026-01-15T10:05:00Z"/>
          <w:color w:val="00B0F0"/>
        </w:rPr>
      </w:pPr>
      <w:del w:id="638" w:author="Yang Zhen SGH CDAY223" w:date="2026-01-15T18:05:00Z" w16du:dateUtc="2026-01-15T10:05:00Z"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驾驶员需求的前轴</w:delText>
        </w:r>
        <w:r w:rsidDel="00B426CE">
          <w:rPr>
            <w:rFonts w:hint="eastAsia"/>
            <w:color w:val="00B0F0"/>
          </w:rPr>
          <w:delText>/</w:delText>
        </w:r>
        <w:r w:rsidDel="00B426CE">
          <w:rPr>
            <w:rFonts w:hint="eastAsia"/>
            <w:color w:val="00B0F0"/>
          </w:rPr>
          <w:delText>后轴电制动扭矩</w:delText>
        </w:r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“</w:delText>
        </w:r>
        <w:r w:rsidDel="00B426CE">
          <w:rPr>
            <w:color w:val="00B0F0"/>
          </w:rPr>
          <w:delText>DBRegenTrqFrntAxle</w:delText>
        </w:r>
        <w:r w:rsidDel="00B426CE">
          <w:rPr>
            <w:rFonts w:hint="eastAsia"/>
            <w:color w:val="00B0F0"/>
          </w:rPr>
          <w:delText>/</w:delText>
        </w:r>
        <w:r w:rsidDel="00B426CE">
          <w:delText xml:space="preserve"> </w:delText>
        </w:r>
        <w:r w:rsidDel="00B426CE">
          <w:rPr>
            <w:color w:val="00B0F0"/>
          </w:rPr>
          <w:delText>DBRegenTrqReAxle</w:delText>
        </w:r>
        <w:r w:rsidDel="00B426CE">
          <w:rPr>
            <w:rFonts w:hint="eastAsia"/>
            <w:color w:val="00B0F0"/>
          </w:rPr>
          <w:delText>”</w:delText>
        </w:r>
        <w:r w:rsidDel="00B426CE">
          <w:rPr>
            <w:rFonts w:hint="eastAsia"/>
            <w:color w:val="00B0F0"/>
          </w:rPr>
          <w:delText>=</w:delText>
        </w:r>
        <w:r w:rsidDel="00B426CE">
          <w:rPr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x</w:delText>
        </w:r>
        <w:r w:rsidDel="00B426CE">
          <w:rPr>
            <w:rFonts w:hint="eastAsia"/>
            <w:color w:val="00B0F0"/>
          </w:rPr>
          <w:delText>（</w:delText>
        </w:r>
        <w:r w:rsidDel="00B426CE">
          <w:rPr>
            <w:rFonts w:hint="eastAsia"/>
            <w:color w:val="00B0F0"/>
          </w:rPr>
          <w:delText>Nm</w:delText>
        </w:r>
        <w:r w:rsidDel="00B426CE">
          <w:rPr>
            <w:rFonts w:hint="eastAsia"/>
            <w:color w:val="00B0F0"/>
          </w:rPr>
          <w:delText>）</w:delText>
        </w:r>
      </w:del>
    </w:p>
    <w:p w14:paraId="07964D2E" w14:textId="78F95A3C" w:rsidR="009E3A7B" w:rsidDel="00B426CE" w:rsidRDefault="009E3A7B">
      <w:pPr>
        <w:widowControl/>
        <w:spacing w:line="288" w:lineRule="auto"/>
        <w:ind w:firstLineChars="0" w:firstLine="0"/>
        <w:jc w:val="left"/>
        <w:rPr>
          <w:del w:id="639" w:author="Yang Zhen SGH CDAY223" w:date="2026-01-15T18:05:00Z" w16du:dateUtc="2026-01-15T10:05:00Z"/>
        </w:rPr>
      </w:pPr>
    </w:p>
    <w:p w14:paraId="2C1BA14C" w14:textId="4D80DFFF" w:rsidR="009E3A7B" w:rsidDel="00B426CE" w:rsidRDefault="00FF6374">
      <w:pPr>
        <w:spacing w:beforeLines="50" w:before="156" w:afterLines="50" w:after="156" w:line="288" w:lineRule="auto"/>
        <w:ind w:firstLine="420"/>
        <w:rPr>
          <w:del w:id="640" w:author="Yang Zhen SGH CDAY223" w:date="2026-01-15T18:05:00Z" w16du:dateUtc="2026-01-15T10:05:00Z"/>
          <w:lang w:val="zh-CN"/>
        </w:rPr>
      </w:pPr>
      <w:del w:id="641" w:author="Yang Zhen SGH CDAY223" w:date="2026-01-15T18:05:00Z" w16du:dateUtc="2026-01-15T10:05:00Z">
        <w:r w:rsidDel="00B426CE">
          <w:rPr>
            <w:rFonts w:hint="eastAsia"/>
            <w:lang w:val="zh-CN"/>
          </w:rPr>
          <w:delText>制动系统收到请求后响应制动叠加扭矩，但是制动稳定性功能依然拥有最高优先级，当制动稳定性功能激活后，</w:delText>
        </w:r>
        <w:r w:rsidDel="00B426CE">
          <w:rPr>
            <w:rFonts w:hint="eastAsia"/>
            <w:lang w:val="zh-CN"/>
          </w:rPr>
          <w:delText>CST</w:delText>
        </w:r>
        <w:r w:rsidDel="00B426CE">
          <w:rPr>
            <w:rFonts w:hint="eastAsia"/>
            <w:lang w:val="zh-CN"/>
          </w:rPr>
          <w:delText>功能会退出，制动会介入。</w:delText>
        </w:r>
      </w:del>
    </w:p>
    <w:p w14:paraId="3B07B44E" w14:textId="77777777" w:rsidR="009E3A7B" w:rsidRDefault="009E3A7B">
      <w:pPr>
        <w:ind w:firstLine="420"/>
        <w:rPr>
          <w:lang w:val="zh-CN"/>
        </w:rPr>
      </w:pPr>
    </w:p>
    <w:p w14:paraId="319CEA0E" w14:textId="1C48C568" w:rsidR="009E3A7B" w:rsidDel="00B426CE" w:rsidRDefault="00FF6374">
      <w:pPr>
        <w:pStyle w:val="4"/>
        <w:rPr>
          <w:del w:id="642" w:author="Yang Zhen SGH CDAY223" w:date="2026-01-15T18:05:00Z" w16du:dateUtc="2026-01-15T10:05:00Z"/>
        </w:rPr>
      </w:pPr>
      <w:del w:id="643" w:author="Yang Zhen SGH CDAY223" w:date="2026-01-15T18:05:00Z" w16du:dateUtc="2026-01-15T10:05:00Z">
        <w:r w:rsidDel="00B426CE">
          <w:rPr>
            <w:rFonts w:hint="eastAsia"/>
          </w:rPr>
          <w:delText>边界定义</w:delText>
        </w:r>
      </w:del>
    </w:p>
    <w:p w14:paraId="6BCBED21" w14:textId="58F670AE" w:rsidR="009E3A7B" w:rsidDel="00B426CE" w:rsidRDefault="00FF6374">
      <w:pPr>
        <w:pStyle w:val="affff7"/>
        <w:widowControl/>
        <w:numPr>
          <w:ilvl w:val="1"/>
          <w:numId w:val="11"/>
        </w:numPr>
        <w:ind w:firstLineChars="0"/>
        <w:rPr>
          <w:del w:id="644" w:author="Yang Zhen SGH CDAY223" w:date="2026-01-15T18:05:00Z" w16du:dateUtc="2026-01-15T10:05:00Z"/>
          <w:rFonts w:cstheme="minorBidi"/>
          <w:sz w:val="22"/>
        </w:rPr>
      </w:pPr>
      <w:del w:id="645" w:author="Yang Zhen SGH CDAY223" w:date="2026-01-15T18:05:00Z" w16du:dateUtc="2026-01-15T10:05:00Z">
        <w:r w:rsidDel="00B426CE">
          <w:rPr>
            <w:rFonts w:cstheme="minorBidi" w:hint="eastAsia"/>
            <w:sz w:val="22"/>
          </w:rPr>
          <w:delText xml:space="preserve">VMC CST </w:delText>
        </w:r>
        <w:r w:rsidDel="00B426CE">
          <w:rPr>
            <w:rFonts w:cstheme="minorBidi" w:hint="eastAsia"/>
            <w:sz w:val="22"/>
          </w:rPr>
          <w:delText>激活后，制动执行器需要将制动请求（</w:delText>
        </w:r>
        <w:r w:rsidRPr="002D0681" w:rsidDel="00B426CE">
          <w:rPr>
            <w:rFonts w:cstheme="minorBidi" w:hint="eastAsia"/>
            <w:strike/>
            <w:sz w:val="22"/>
          </w:rPr>
          <w:delText>制动</w:delText>
        </w:r>
        <w:r w:rsidRPr="002D0681" w:rsidDel="00B426CE">
          <w:rPr>
            <w:rFonts w:cstheme="minorBidi" w:hint="eastAsia"/>
            <w:strike/>
            <w:sz w:val="22"/>
          </w:rPr>
          <w:delText>+</w:delText>
        </w:r>
        <w:r w:rsidRPr="002D0681" w:rsidDel="00B426CE">
          <w:rPr>
            <w:rFonts w:cstheme="minorBidi" w:hint="eastAsia"/>
            <w:strike/>
            <w:sz w:val="22"/>
          </w:rPr>
          <w:delText>电制动</w:delText>
        </w:r>
        <w:r w:rsidR="002D0681" w:rsidRPr="002D0681" w:rsidDel="00B426CE">
          <w:rPr>
            <w:rFonts w:cstheme="minorBidi" w:hint="eastAsia"/>
            <w:sz w:val="22"/>
            <w:highlight w:val="yellow"/>
          </w:rPr>
          <w:delText>只有液压制动</w:delText>
        </w:r>
        <w:r w:rsidDel="00B426CE">
          <w:rPr>
            <w:rFonts w:cstheme="minorBidi" w:hint="eastAsia"/>
            <w:sz w:val="22"/>
          </w:rPr>
          <w:delText>）降为</w:delText>
        </w:r>
        <w:r w:rsidDel="00B426CE">
          <w:rPr>
            <w:rFonts w:cstheme="minorBidi" w:hint="eastAsia"/>
            <w:sz w:val="22"/>
          </w:rPr>
          <w:delText>0</w:delText>
        </w:r>
        <w:r w:rsidDel="00B426CE">
          <w:rPr>
            <w:rFonts w:cstheme="minorBidi" w:hint="eastAsia"/>
            <w:sz w:val="22"/>
          </w:rPr>
          <w:delText>，</w:delText>
        </w:r>
        <w:r w:rsidDel="00B426CE">
          <w:rPr>
            <w:rFonts w:cstheme="minorBidi" w:hint="eastAsia"/>
            <w:sz w:val="22"/>
          </w:rPr>
          <w:delText>VMC CST</w:delText>
        </w:r>
        <w:r w:rsidDel="00B426CE">
          <w:rPr>
            <w:rFonts w:cstheme="minorBidi" w:hint="eastAsia"/>
            <w:sz w:val="22"/>
          </w:rPr>
          <w:delText>功能需要基于制动执行器退出时的扭矩</w:delText>
        </w:r>
        <w:r w:rsidRPr="002D0681" w:rsidDel="00B426CE">
          <w:rPr>
            <w:rFonts w:cstheme="minorBidi" w:hint="eastAsia"/>
            <w:strike/>
            <w:sz w:val="22"/>
          </w:rPr>
          <w:delText>（制动</w:delText>
        </w:r>
        <w:r w:rsidRPr="002D0681" w:rsidDel="00B426CE">
          <w:rPr>
            <w:rFonts w:cstheme="minorBidi" w:hint="eastAsia"/>
            <w:strike/>
            <w:sz w:val="22"/>
          </w:rPr>
          <w:delText>+</w:delText>
        </w:r>
        <w:r w:rsidRPr="002D0681" w:rsidDel="00B426CE">
          <w:rPr>
            <w:rFonts w:cstheme="minorBidi" w:hint="eastAsia"/>
            <w:strike/>
            <w:sz w:val="22"/>
          </w:rPr>
          <w:delText>电制动）</w:delText>
        </w:r>
        <w:r w:rsidDel="00B426CE">
          <w:rPr>
            <w:rFonts w:cstheme="minorBidi" w:hint="eastAsia"/>
            <w:sz w:val="22"/>
          </w:rPr>
          <w:delText>控制自身功能的请求值，保证车辆不出现闯动。</w:delText>
        </w:r>
      </w:del>
    </w:p>
    <w:p w14:paraId="09550739" w14:textId="0E7F2536" w:rsidR="009E3A7B" w:rsidDel="00B426CE" w:rsidRDefault="00FF6374">
      <w:pPr>
        <w:pStyle w:val="affff7"/>
        <w:widowControl/>
        <w:numPr>
          <w:ilvl w:val="1"/>
          <w:numId w:val="11"/>
        </w:numPr>
        <w:ind w:firstLineChars="0"/>
        <w:rPr>
          <w:del w:id="646" w:author="Yang Zhen SGH CDAY223" w:date="2026-01-15T18:05:00Z" w16du:dateUtc="2026-01-15T10:05:00Z"/>
          <w:rFonts w:cstheme="minorBidi"/>
          <w:sz w:val="22"/>
        </w:rPr>
      </w:pPr>
      <w:commentRangeStart w:id="647"/>
      <w:commentRangeStart w:id="648"/>
      <w:del w:id="649" w:author="Yang Zhen SGH CDAY223" w:date="2026-01-15T18:05:00Z" w16du:dateUtc="2026-01-15T10:05:00Z">
        <w:r w:rsidDel="00B426CE">
          <w:rPr>
            <w:rFonts w:cstheme="minorBidi" w:hint="eastAsia"/>
            <w:sz w:val="22"/>
          </w:rPr>
          <w:delText>当</w:delText>
        </w:r>
        <w:r w:rsidDel="00B426CE">
          <w:rPr>
            <w:rFonts w:cstheme="minorBidi" w:hint="eastAsia"/>
            <w:sz w:val="22"/>
          </w:rPr>
          <w:delText>VMC CST</w:delText>
        </w:r>
        <w:r w:rsidDel="00B426CE">
          <w:rPr>
            <w:rFonts w:cstheme="minorBidi" w:hint="eastAsia"/>
            <w:sz w:val="22"/>
          </w:rPr>
          <w:delText>功能出于某些原因退出（“</w:delText>
        </w:r>
        <w:r w:rsidDel="00B426CE">
          <w:rPr>
            <w:rFonts w:cstheme="minorBidi" w:hint="eastAsia"/>
            <w:sz w:val="22"/>
          </w:rPr>
          <w:delText>CST_Status</w:delText>
        </w:r>
        <w:r w:rsidDel="00B426CE">
          <w:rPr>
            <w:rFonts w:cstheme="minorBidi" w:hint="eastAsia"/>
            <w:sz w:val="22"/>
          </w:rPr>
          <w:delText>”</w:delText>
        </w:r>
        <w:r w:rsidDel="00B426CE">
          <w:rPr>
            <w:rFonts w:cstheme="minorBidi" w:hint="eastAsia"/>
            <w:sz w:val="22"/>
          </w:rPr>
          <w:delText>=Standby/Off/Failure</w:delText>
        </w:r>
        <w:r w:rsidDel="00B426CE">
          <w:rPr>
            <w:rFonts w:cstheme="minorBidi" w:hint="eastAsia"/>
            <w:sz w:val="22"/>
          </w:rPr>
          <w:delText>）</w:delText>
        </w:r>
        <w:r w:rsidDel="00B426CE">
          <w:rPr>
            <w:rFonts w:cstheme="minorBidi" w:hint="eastAsia"/>
            <w:sz w:val="22"/>
          </w:rPr>
          <w:delText>, VCM CST</w:delText>
        </w:r>
        <w:r w:rsidDel="00B426CE">
          <w:rPr>
            <w:rFonts w:cstheme="minorBidi" w:hint="eastAsia"/>
            <w:sz w:val="22"/>
          </w:rPr>
          <w:delText>功能需要将制动请求（制动</w:delText>
        </w:r>
        <w:r w:rsidDel="00B426CE">
          <w:rPr>
            <w:rFonts w:cstheme="minorBidi" w:hint="eastAsia"/>
            <w:sz w:val="22"/>
          </w:rPr>
          <w:delText>+</w:delText>
        </w:r>
        <w:r w:rsidDel="00B426CE">
          <w:rPr>
            <w:rFonts w:cstheme="minorBidi" w:hint="eastAsia"/>
            <w:sz w:val="22"/>
          </w:rPr>
          <w:delText>电制动）降为</w:delText>
        </w:r>
        <w:r w:rsidDel="00B426CE">
          <w:rPr>
            <w:rFonts w:cstheme="minorBidi" w:hint="eastAsia"/>
            <w:sz w:val="22"/>
          </w:rPr>
          <w:delText>0</w:delText>
        </w:r>
        <w:r w:rsidDel="00B426CE">
          <w:rPr>
            <w:rFonts w:cstheme="minorBidi" w:hint="eastAsia"/>
            <w:sz w:val="22"/>
          </w:rPr>
          <w:delText>，制动执行器需要基于</w:delText>
        </w:r>
        <w:r w:rsidDel="00B426CE">
          <w:rPr>
            <w:rFonts w:cstheme="minorBidi" w:hint="eastAsia"/>
            <w:sz w:val="22"/>
          </w:rPr>
          <w:delText>VMC</w:delText>
        </w:r>
        <w:r w:rsidDel="00B426CE">
          <w:rPr>
            <w:rFonts w:cstheme="minorBidi" w:hint="eastAsia"/>
            <w:sz w:val="22"/>
          </w:rPr>
          <w:delText>退出时的扭矩（制动</w:delText>
        </w:r>
        <w:r w:rsidDel="00B426CE">
          <w:rPr>
            <w:rFonts w:cstheme="minorBidi" w:hint="eastAsia"/>
            <w:sz w:val="22"/>
          </w:rPr>
          <w:delText>+</w:delText>
        </w:r>
        <w:r w:rsidDel="00B426CE">
          <w:rPr>
            <w:rFonts w:cstheme="minorBidi" w:hint="eastAsia"/>
            <w:sz w:val="22"/>
          </w:rPr>
          <w:delText>电制动）调整制动功能的请求值，保证车辆不出现闯动。</w:delText>
        </w:r>
        <w:commentRangeEnd w:id="647"/>
        <w:r w:rsidR="002804DD" w:rsidDel="00B426CE">
          <w:rPr>
            <w:rStyle w:val="affff4"/>
            <w:lang w:val="zh-CN"/>
          </w:rPr>
          <w:commentReference w:id="647"/>
        </w:r>
        <w:commentRangeEnd w:id="648"/>
        <w:r w:rsidR="0093772D" w:rsidDel="00B426CE">
          <w:rPr>
            <w:rStyle w:val="affff4"/>
            <w:lang w:val="zh-CN"/>
          </w:rPr>
          <w:commentReference w:id="648"/>
        </w:r>
      </w:del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lastRenderedPageBreak/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proofErr w:type="spellStart"/>
      <w:r>
        <w:rPr>
          <w:color w:val="0000FF"/>
        </w:rPr>
        <w:t>CdcCurrentReq_</w:t>
      </w:r>
      <w:r>
        <w:rPr>
          <w:rFonts w:hint="eastAsia"/>
          <w:color w:val="0000FF"/>
        </w:rPr>
        <w:t>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>
        <w:rPr>
          <w:color w:val="0000FF"/>
        </w:rPr>
        <w:t>SUCUVlvTrgtCrnt_XX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ins w:id="650" w:author="Yang Zhen SGH CDAY223" w:date="2026-01-15T18:06:00Z" w16du:dateUtc="2026-01-15T10:06:00Z"/>
          <w:color w:val="0000FF"/>
        </w:rPr>
      </w:pPr>
      <w:r>
        <w:rPr>
          <w:rFonts w:hint="eastAsia"/>
          <w:color w:val="0000FF"/>
        </w:rPr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ins w:id="651" w:author="Yang Zhen SGH CDAY223" w:date="2026-01-15T18:06:00Z" w16du:dateUtc="2026-01-15T10:06:00Z"/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ins w:id="652" w:author="Yang Zhen SGH CDAY223" w:date="2026-01-15T18:06:00Z" w16du:dateUtc="2026-01-15T10:06:00Z"/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ins w:id="653" w:author="Yang Zhen SGH CDAY223" w:date="2026-01-15T18:06:00Z" w16du:dateUtc="2026-01-15T10:06:00Z"/>
          <w:b/>
          <w:bCs/>
        </w:rPr>
      </w:pPr>
      <w:ins w:id="654" w:author="Yang Zhen SGH CDAY223" w:date="2026-01-15T18:06:00Z" w16du:dateUtc="2026-01-15T10:06:00Z">
        <w:r>
          <w:rPr>
            <w:rFonts w:hint="eastAsia"/>
            <w:b/>
            <w:bCs/>
          </w:rPr>
          <w:lastRenderedPageBreak/>
          <w:t>空簧</w:t>
        </w:r>
      </w:ins>
    </w:p>
    <w:p w14:paraId="542CB8C8" w14:textId="77777777" w:rsidR="00CD666E" w:rsidRDefault="00CD666E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ins w:id="655" w:author="Yang Zhen SGH CDAY223" w:date="2026-01-15T18:06:00Z" w16du:dateUtc="2026-01-15T10:06:00Z"/>
          <w:b/>
          <w:bCs/>
        </w:rPr>
        <w:pPrChange w:id="656" w:author="Yang Zhen SGH CDAY223" w:date="2026-01-15T18:07:00Z" w16du:dateUtc="2026-01-15T10:07:00Z">
          <w:pPr>
            <w:pStyle w:val="affff7"/>
            <w:widowControl/>
            <w:numPr>
              <w:numId w:val="20"/>
            </w:numPr>
            <w:spacing w:afterLines="50" w:after="156" w:line="288" w:lineRule="auto"/>
            <w:ind w:left="1262" w:firstLineChars="0" w:firstLine="422"/>
            <w:jc w:val="left"/>
          </w:pPr>
        </w:pPrChange>
      </w:pPr>
      <w:ins w:id="657" w:author="Yang Zhen SGH CDAY223" w:date="2026-01-15T18:06:00Z" w16du:dateUtc="2026-01-15T10:06:00Z">
        <w:r>
          <w:rPr>
            <w:rFonts w:hint="eastAsia"/>
            <w:b/>
            <w:bCs/>
          </w:rPr>
          <w:t>控制交互</w:t>
        </w:r>
      </w:ins>
    </w:p>
    <w:p w14:paraId="52B9A21A" w14:textId="27CDABE7" w:rsidR="00CD666E" w:rsidRDefault="002B2FEE" w:rsidP="00CD666E">
      <w:pPr>
        <w:spacing w:line="288" w:lineRule="auto"/>
        <w:ind w:leftChars="996" w:left="2092" w:firstLineChars="0" w:firstLine="0"/>
        <w:rPr>
          <w:ins w:id="658" w:author="Yang Zhen SGH CDAY223" w:date="2026-01-15T18:08:00Z" w16du:dateUtc="2026-01-15T10:08:00Z"/>
        </w:rPr>
      </w:pPr>
      <w:proofErr w:type="gramStart"/>
      <w:ins w:id="659" w:author="Yang Zhen SGH CDAY223" w:date="2026-01-15T18:08:00Z" w16du:dateUtc="2026-01-15T10:08:00Z">
        <w:r>
          <w:rPr>
            <w:rFonts w:hint="eastAsia"/>
          </w:rPr>
          <w:t>空簧刚度</w:t>
        </w:r>
        <w:proofErr w:type="gramEnd"/>
        <w:r>
          <w:rPr>
            <w:rFonts w:hint="eastAsia"/>
          </w:rPr>
          <w:t>请求</w:t>
        </w:r>
      </w:ins>
      <w:ins w:id="660" w:author="Yang Zhen SGH CDAY223" w:date="2026-01-15T18:06:00Z" w16du:dateUtc="2026-01-15T10:06:00Z">
        <w:r w:rsidR="00CD666E">
          <w:rPr>
            <w:rFonts w:hint="eastAsia"/>
          </w:rPr>
          <w:t>：</w:t>
        </w:r>
      </w:ins>
    </w:p>
    <w:p w14:paraId="76DA59EF" w14:textId="13191013" w:rsidR="002B2FEE" w:rsidRDefault="003A3958" w:rsidP="00CD666E">
      <w:pPr>
        <w:spacing w:line="288" w:lineRule="auto"/>
        <w:ind w:leftChars="996" w:left="2092" w:firstLineChars="0" w:firstLine="0"/>
        <w:rPr>
          <w:ins w:id="661" w:author="Yang Zhen SGH CDAY223" w:date="2026-01-15T18:09:00Z" w16du:dateUtc="2026-01-15T10:09:00Z"/>
          <w:sz w:val="16"/>
          <w:szCs w:val="16"/>
        </w:rPr>
      </w:pPr>
      <w:proofErr w:type="spellStart"/>
      <w:ins w:id="662" w:author="Yang Zhen SGH CDAY223" w:date="2026-01-15T18:09:00Z" w16du:dateUtc="2026-01-15T10:09:00Z">
        <w:r>
          <w:rPr>
            <w:rFonts w:hint="eastAsia"/>
            <w:sz w:val="16"/>
            <w:szCs w:val="16"/>
          </w:rPr>
          <w:t>TarStfnLvlFrntLe</w:t>
        </w:r>
        <w:proofErr w:type="spellEnd"/>
      </w:ins>
    </w:p>
    <w:p w14:paraId="0E2F48D3" w14:textId="25740F8D" w:rsidR="006E3C8B" w:rsidRDefault="006E3C8B" w:rsidP="00CD666E">
      <w:pPr>
        <w:spacing w:line="288" w:lineRule="auto"/>
        <w:ind w:leftChars="996" w:left="2092" w:firstLineChars="0" w:firstLine="0"/>
        <w:rPr>
          <w:ins w:id="663" w:author="Yang Zhen SGH CDAY223" w:date="2026-01-15T18:09:00Z" w16du:dateUtc="2026-01-15T10:09:00Z"/>
          <w:sz w:val="16"/>
          <w:szCs w:val="16"/>
        </w:rPr>
      </w:pPr>
      <w:proofErr w:type="spellStart"/>
      <w:ins w:id="664" w:author="Yang Zhen SGH CDAY223" w:date="2026-01-15T18:09:00Z" w16du:dateUtc="2026-01-15T10:09:00Z">
        <w:r w:rsidRPr="006E3C8B">
          <w:rPr>
            <w:sz w:val="16"/>
            <w:szCs w:val="16"/>
          </w:rPr>
          <w:t>TarStfnLvlFrntRi</w:t>
        </w:r>
        <w:proofErr w:type="spellEnd"/>
      </w:ins>
    </w:p>
    <w:p w14:paraId="4C47CB78" w14:textId="2D6A1DB7" w:rsidR="006E3C8B" w:rsidRDefault="00B773B1" w:rsidP="00CD666E">
      <w:pPr>
        <w:spacing w:line="288" w:lineRule="auto"/>
        <w:ind w:leftChars="996" w:left="2092" w:firstLineChars="0" w:firstLine="0"/>
        <w:rPr>
          <w:ins w:id="665" w:author="Yang Zhen SGH CDAY223" w:date="2026-01-15T18:09:00Z" w16du:dateUtc="2026-01-15T10:09:00Z"/>
          <w:sz w:val="16"/>
          <w:szCs w:val="16"/>
        </w:rPr>
      </w:pPr>
      <w:proofErr w:type="spellStart"/>
      <w:ins w:id="666" w:author="Yang Zhen SGH CDAY223" w:date="2026-01-15T18:09:00Z" w16du:dateUtc="2026-01-15T10:09:00Z">
        <w:r>
          <w:rPr>
            <w:rFonts w:hint="eastAsia"/>
            <w:sz w:val="16"/>
            <w:szCs w:val="16"/>
          </w:rPr>
          <w:t>TarStfnLvlReLe</w:t>
        </w:r>
        <w:proofErr w:type="spellEnd"/>
      </w:ins>
    </w:p>
    <w:p w14:paraId="407343C5" w14:textId="6A75018A" w:rsidR="003A3958" w:rsidRDefault="00311990" w:rsidP="00CD666E">
      <w:pPr>
        <w:spacing w:line="288" w:lineRule="auto"/>
        <w:ind w:leftChars="996" w:left="2092" w:firstLineChars="0" w:firstLine="0"/>
        <w:rPr>
          <w:ins w:id="667" w:author="Yang Zhen SGH CDAY223" w:date="2026-01-15T18:06:00Z" w16du:dateUtc="2026-01-15T10:06:00Z"/>
        </w:rPr>
      </w:pPr>
      <w:proofErr w:type="spellStart"/>
      <w:ins w:id="668" w:author="Yang Zhen SGH CDAY223" w:date="2026-01-15T18:09:00Z" w16du:dateUtc="2026-01-15T10:09:00Z">
        <w:r>
          <w:rPr>
            <w:rFonts w:hint="eastAsia"/>
            <w:sz w:val="16"/>
            <w:szCs w:val="16"/>
          </w:rPr>
          <w:t>TarStfnLvlReRi</w:t>
        </w:r>
      </w:ins>
      <w:proofErr w:type="spellEnd"/>
    </w:p>
    <w:p w14:paraId="2E72732E" w14:textId="77777777" w:rsidR="00CD666E" w:rsidRDefault="00CD666E">
      <w:pPr>
        <w:pStyle w:val="affff7"/>
        <w:widowControl/>
        <w:spacing w:beforeLines="50" w:before="156" w:afterLines="50" w:after="156" w:line="288" w:lineRule="auto"/>
        <w:ind w:left="1681" w:firstLineChars="0" w:firstLine="0"/>
        <w:jc w:val="left"/>
        <w:rPr>
          <w:ins w:id="669" w:author="Yang Zhen SGH CDAY223" w:date="2026-01-15T18:06:00Z" w16du:dateUtc="2026-01-15T10:06:00Z"/>
          <w:b/>
          <w:bCs/>
          <w:color w:val="0000FF"/>
        </w:rPr>
        <w:pPrChange w:id="670" w:author="Yang Zhen SGH CDAY223" w:date="2026-01-15T18:08:00Z" w16du:dateUtc="2026-01-15T10:08:00Z">
          <w:pPr>
            <w:pStyle w:val="affff7"/>
            <w:widowControl/>
            <w:numPr>
              <w:numId w:val="20"/>
            </w:numPr>
            <w:spacing w:beforeLines="50" w:before="156" w:afterLines="50" w:after="156" w:line="288" w:lineRule="auto"/>
            <w:ind w:left="1259" w:firstLineChars="0" w:firstLine="422"/>
            <w:jc w:val="left"/>
          </w:pPr>
        </w:pPrChange>
      </w:pPr>
      <w:ins w:id="671" w:author="Yang Zhen SGH CDAY223" w:date="2026-01-15T18:06:00Z" w16du:dateUtc="2026-01-15T10:06:00Z">
        <w:r>
          <w:rPr>
            <w:rFonts w:hint="eastAsia"/>
            <w:b/>
            <w:bCs/>
            <w:color w:val="0000FF"/>
          </w:rPr>
          <w:t>控制请求仲裁</w:t>
        </w:r>
      </w:ins>
    </w:p>
    <w:p w14:paraId="77B970B8" w14:textId="2963FDDC" w:rsidR="00CD666E" w:rsidRDefault="00311990" w:rsidP="00CD666E">
      <w:pPr>
        <w:pStyle w:val="affff7"/>
        <w:spacing w:beforeLines="50" w:before="156" w:afterLines="50" w:after="156" w:line="288" w:lineRule="auto"/>
        <w:ind w:leftChars="800" w:left="1680"/>
        <w:rPr>
          <w:ins w:id="672" w:author="Yang Zhen SGH CDAY223" w:date="2026-01-15T18:06:00Z" w16du:dateUtc="2026-01-15T10:06:00Z"/>
          <w:color w:val="FF0000"/>
        </w:rPr>
      </w:pPr>
      <w:proofErr w:type="gramStart"/>
      <w:ins w:id="673" w:author="Yang Zhen SGH CDAY223" w:date="2026-01-15T18:09:00Z" w16du:dateUtc="2026-01-15T10:09:00Z">
        <w:r>
          <w:rPr>
            <w:rFonts w:hint="eastAsia"/>
            <w:color w:val="0000FF"/>
          </w:rPr>
          <w:t>空簧无法</w:t>
        </w:r>
        <w:proofErr w:type="gramEnd"/>
        <w:r>
          <w:rPr>
            <w:rFonts w:hint="eastAsia"/>
            <w:color w:val="0000FF"/>
          </w:rPr>
          <w:t>实现</w:t>
        </w:r>
      </w:ins>
      <w:ins w:id="674" w:author="Yang Zhen SGH CDAY223" w:date="2026-01-15T18:10:00Z" w16du:dateUtc="2026-01-15T10:10:00Z">
        <w:r>
          <w:rPr>
            <w:rFonts w:hint="eastAsia"/>
            <w:color w:val="0000FF"/>
          </w:rPr>
          <w:t>行驶过程中单独调节，只能实现整体刚度调节</w:t>
        </w:r>
      </w:ins>
      <w:ins w:id="675" w:author="Yang Zhen SGH CDAY223" w:date="2026-01-15T18:06:00Z" w16du:dateUtc="2026-01-15T10:06:00Z">
        <w:r w:rsidR="00CD666E">
          <w:rPr>
            <w:rFonts w:hint="eastAsia"/>
            <w:color w:val="0000FF"/>
          </w:rPr>
          <w:t>。</w:t>
        </w:r>
      </w:ins>
    </w:p>
    <w:p w14:paraId="6C396105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FF0000"/>
        </w:rPr>
      </w:pPr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  <w:r>
        <w:rPr>
          <w:rFonts w:hint="eastAsia"/>
          <w:color w:val="0000FF"/>
        </w:rPr>
        <w:t xml:space="preserve">=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2=Mode Damper Force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2=Mode Damper Force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独占进行阻尼力控制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lastRenderedPageBreak/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676" w:name="_Toc207715822"/>
      <w:r>
        <w:rPr>
          <w:rFonts w:hint="eastAsia"/>
          <w:lang w:val="en-US"/>
        </w:rPr>
        <w:t>功能降级策略</w:t>
      </w:r>
      <w:bookmarkEnd w:id="676"/>
    </w:p>
    <w:p w14:paraId="25F77377" w14:textId="77777777" w:rsidR="009E3A7B" w:rsidRDefault="00FF6374">
      <w:pPr>
        <w:ind w:firstLine="420"/>
      </w:pPr>
      <w:r>
        <w:rPr>
          <w:rFonts w:hint="eastAsia"/>
        </w:rPr>
        <w:t>功能降级通过</w:t>
      </w:r>
      <w:r>
        <w:rPr>
          <w:rFonts w:hint="eastAsia"/>
        </w:rPr>
        <w:t>Fault Management</w:t>
      </w:r>
      <w:r>
        <w:rPr>
          <w:rFonts w:hint="eastAsia"/>
        </w:rPr>
        <w:t>统一管理，请参考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相关文档。以下</w:t>
      </w:r>
      <w:proofErr w:type="gramStart"/>
      <w:r>
        <w:rPr>
          <w:rFonts w:hint="eastAsia"/>
        </w:rPr>
        <w:t>列会</w:t>
      </w:r>
      <w:proofErr w:type="gramEnd"/>
      <w:r>
        <w:rPr>
          <w:rFonts w:hint="eastAsia"/>
        </w:rPr>
        <w:t>导致</w:t>
      </w:r>
      <w:r>
        <w:rPr>
          <w:rFonts w:hint="eastAsia"/>
        </w:rPr>
        <w:t>CST</w:t>
      </w:r>
      <w:r>
        <w:rPr>
          <w:rFonts w:hint="eastAsia"/>
        </w:rPr>
        <w:t>降级关停的故障，</w:t>
      </w:r>
    </w:p>
    <w:p w14:paraId="211565AA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制动系统故障</w:t>
      </w:r>
    </w:p>
    <w:p w14:paraId="4CE9DE88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动力系统故障</w:t>
      </w:r>
      <w:r>
        <w:rPr>
          <w:rFonts w:hint="eastAsia"/>
        </w:rPr>
        <w:t xml:space="preserve"> </w:t>
      </w:r>
    </w:p>
    <w:p w14:paraId="430AF4F4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悬架系统故障</w:t>
      </w:r>
    </w:p>
    <w:p w14:paraId="1663FD8C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VMC</w:t>
      </w:r>
      <w:r>
        <w:rPr>
          <w:rFonts w:hint="eastAsia"/>
        </w:rPr>
        <w:t>系统内部安全监控错误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VMC</w:t>
      </w:r>
      <w:r>
        <w:rPr>
          <w:rFonts w:hint="eastAsia"/>
        </w:rPr>
        <w:t>内部功能安全模块判断）</w:t>
      </w:r>
    </w:p>
    <w:p w14:paraId="1502B396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Host</w:t>
      </w:r>
      <w:r>
        <w:rPr>
          <w:rFonts w:hint="eastAsia"/>
        </w:rPr>
        <w:t>系统内部故障</w:t>
      </w:r>
      <w:r>
        <w:rPr>
          <w:rFonts w:hint="eastAsia"/>
        </w:rPr>
        <w:t xml:space="preserve"> </w:t>
      </w:r>
      <w:r>
        <w:rPr>
          <w:rFonts w:hint="eastAsia"/>
        </w:rPr>
        <w:t>（具体在故障管理机制（</w:t>
      </w:r>
      <w:r>
        <w:rPr>
          <w:rFonts w:hint="eastAsia"/>
        </w:rPr>
        <w:t>FM</w:t>
      </w:r>
      <w:r>
        <w:rPr>
          <w:rFonts w:hint="eastAsia"/>
        </w:rPr>
        <w:t>）中定义）</w:t>
      </w:r>
    </w:p>
    <w:p w14:paraId="23B03F29" w14:textId="77777777" w:rsidR="009E3A7B" w:rsidRDefault="00FF6374">
      <w:pPr>
        <w:ind w:left="420" w:firstLineChars="0" w:firstLine="0"/>
      </w:pPr>
      <w:r>
        <w:rPr>
          <w:rFonts w:hint="eastAsia"/>
        </w:rPr>
        <w:t>注：</w:t>
      </w:r>
    </w:p>
    <w:p w14:paraId="3B73CE2E" w14:textId="77777777" w:rsidR="009E3A7B" w:rsidRDefault="00FF6374">
      <w:pPr>
        <w:ind w:left="420" w:firstLineChars="0" w:firstLine="0"/>
      </w:pPr>
      <w:r>
        <w:rPr>
          <w:rFonts w:hint="eastAsia"/>
        </w:rPr>
        <w:t>当</w:t>
      </w:r>
      <w:r>
        <w:rPr>
          <w:rFonts w:hint="eastAsia"/>
        </w:rPr>
        <w:t>CST</w:t>
      </w:r>
      <w:r>
        <w:rPr>
          <w:rFonts w:hint="eastAsia"/>
        </w:rPr>
        <w:t>功能降级会进入</w:t>
      </w:r>
      <w:r>
        <w:rPr>
          <w:rFonts w:hint="eastAsia"/>
        </w:rPr>
        <w:t>failure</w:t>
      </w:r>
      <w:r>
        <w:rPr>
          <w:rFonts w:hint="eastAsia"/>
        </w:rPr>
        <w:t>状态</w:t>
      </w:r>
      <w:r>
        <w:rPr>
          <w:rFonts w:hint="eastAsia"/>
        </w:rPr>
        <w:t xml:space="preserve"> HUT</w:t>
      </w:r>
      <w:r>
        <w:rPr>
          <w:rFonts w:hint="eastAsia"/>
        </w:rPr>
        <w:t>上舒适制动开关状态处于关闭状态且开关置灰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可操作。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677" w:name="_Toc207715823"/>
      <w:r>
        <w:rPr>
          <w:rFonts w:hint="eastAsia"/>
          <w:lang w:val="en-US"/>
        </w:rPr>
        <w:t>技术指标</w:t>
      </w:r>
      <w:bookmarkEnd w:id="677"/>
    </w:p>
    <w:p w14:paraId="3AF2A005" w14:textId="77777777" w:rsidR="009E3A7B" w:rsidRDefault="00FF6374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678" w:name="_Toc207715824"/>
      <w:r>
        <w:rPr>
          <w:rFonts w:hint="eastAsia"/>
          <w:lang w:val="en-US"/>
        </w:rPr>
        <w:t>验收准则</w:t>
      </w:r>
      <w:bookmarkEnd w:id="678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679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679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680" w:name="_Toc9075"/>
      <w:bookmarkStart w:id="681" w:name="_Toc207715826"/>
      <w:r>
        <w:rPr>
          <w:rFonts w:hint="eastAsia"/>
          <w:lang w:val="en-US"/>
        </w:rPr>
        <w:t>法律法规需求</w:t>
      </w:r>
      <w:bookmarkEnd w:id="680"/>
      <w:bookmarkEnd w:id="681"/>
    </w:p>
    <w:p w14:paraId="7C4C0B7A" w14:textId="77777777" w:rsidR="009E3A7B" w:rsidRDefault="00FF6374">
      <w:pPr>
        <w:ind w:firstLine="420"/>
      </w:pPr>
      <w:r>
        <w:rPr>
          <w:rFonts w:hint="eastAsia"/>
        </w:rPr>
        <w:lastRenderedPageBreak/>
        <w:t>N/A</w:t>
      </w:r>
    </w:p>
    <w:bookmarkEnd w:id="542"/>
    <w:bookmarkEnd w:id="543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2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63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64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186" w:author="邓淳" w:date="2025-11-13T17:11:00Z" w:initials="邓淳">
    <w:p w14:paraId="4513BA4B" w14:textId="3EB76457" w:rsidR="005F62E2" w:rsidRDefault="005F62E2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开关应该保持记忆，故障后恢复后需要手动打开？</w:t>
      </w:r>
    </w:p>
  </w:comment>
  <w:comment w:id="187" w:author="Yang Zhen SGH CDAY223" w:date="2025-12-05T14:40:00Z" w:initials="ZY">
    <w:p w14:paraId="6DEFEB2F" w14:textId="77777777" w:rsidR="00343D27" w:rsidRDefault="00343D27" w:rsidP="00343D2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这里写错了，故障恢复后，状态会从</w:t>
      </w:r>
      <w:r>
        <w:rPr>
          <w:lang w:val="en-US"/>
        </w:rPr>
        <w:t>F</w:t>
      </w:r>
      <w:r>
        <w:rPr>
          <w:rFonts w:hint="eastAsia"/>
        </w:rPr>
        <w:t xml:space="preserve">ailure </w:t>
      </w:r>
      <w:r>
        <w:rPr>
          <w:rFonts w:hint="eastAsia"/>
        </w:rPr>
        <w:t>重新切换到</w:t>
      </w:r>
      <w:r>
        <w:rPr>
          <w:rFonts w:hint="eastAsia"/>
        </w:rPr>
        <w:t>standby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无需手动打开。</w:t>
      </w:r>
    </w:p>
  </w:comment>
  <w:comment w:id="188" w:author="Yang Zhen SGH CDAY223" w:date="2025-12-12T14:53:00Z" w:initials="ZY">
    <w:p w14:paraId="7920064C" w14:textId="77777777" w:rsidR="002E647A" w:rsidRDefault="002E647A" w:rsidP="002E647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已澄清。</w:t>
      </w:r>
    </w:p>
  </w:comment>
  <w:comment w:id="222" w:author="Yang Zhen SGH CDAY223" w:date="2026-01-12T18:00:00Z" w:initials="ZY">
    <w:p w14:paraId="5617EC3E" w14:textId="77777777" w:rsidR="005A02CE" w:rsidRDefault="005A02CE" w:rsidP="005A02C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是否需要降为</w:t>
      </w:r>
      <w:r>
        <w:rPr>
          <w:rFonts w:hint="eastAsia"/>
        </w:rPr>
        <w:t>0</w:t>
      </w:r>
      <w:r>
        <w:rPr>
          <w:rFonts w:hint="eastAsia"/>
        </w:rPr>
        <w:t>，需要和</w:t>
      </w:r>
      <w:r>
        <w:rPr>
          <w:rFonts w:hint="eastAsia"/>
        </w:rPr>
        <w:t>nicolas</w:t>
      </w:r>
      <w:r>
        <w:rPr>
          <w:rFonts w:hint="eastAsia"/>
        </w:rPr>
        <w:t>讨论一下。</w:t>
      </w:r>
    </w:p>
  </w:comment>
  <w:comment w:id="228" w:author="邓淳" w:date="2025-11-13T17:33:00Z" w:initials="邓淳">
    <w:p w14:paraId="54044E25" w14:textId="515B9464" w:rsidR="00B07DBB" w:rsidRDefault="00B07DBB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状态位变化后，制动立刻恢复驾驶员请求值？还需等待</w:t>
      </w:r>
      <w:r>
        <w:rPr>
          <w:rFonts w:hint="eastAsia"/>
        </w:rPr>
        <w:t>CST</w:t>
      </w:r>
      <w:r>
        <w:rPr>
          <w:rFonts w:hint="eastAsia"/>
        </w:rPr>
        <w:t>制动请求变</w:t>
      </w:r>
      <w:r>
        <w:rPr>
          <w:rFonts w:hint="eastAsia"/>
        </w:rPr>
        <w:t>0</w:t>
      </w:r>
      <w:r w:rsidR="006142A4">
        <w:t>?</w:t>
      </w:r>
    </w:p>
  </w:comment>
  <w:comment w:id="229" w:author="Yang Zhen SGH CDAY223" w:date="2025-12-05T14:48:00Z" w:initials="ZY">
    <w:p w14:paraId="02375E5C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需要和</w:t>
      </w:r>
      <w:r>
        <w:rPr>
          <w:rFonts w:hint="eastAsia"/>
        </w:rPr>
        <w:t xml:space="preserve">weiqiang </w:t>
      </w:r>
      <w:r>
        <w:rPr>
          <w:rFonts w:hint="eastAsia"/>
        </w:rPr>
        <w:t>确认。</w:t>
      </w:r>
    </w:p>
  </w:comment>
  <w:comment w:id="230" w:author="Yang Zhen SGH CDAY223" w:date="2025-12-12T13:55:00Z" w:initials="ZY">
    <w:p w14:paraId="7F381A2E" w14:textId="77777777" w:rsidR="004A35AA" w:rsidRDefault="004A35AA" w:rsidP="004A35A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大原则：</w:t>
      </w:r>
      <w:r>
        <w:rPr>
          <w:rFonts w:hint="eastAsia"/>
        </w:rPr>
        <w:t xml:space="preserve"> </w:t>
      </w:r>
      <w:r>
        <w:rPr>
          <w:rFonts w:hint="eastAsia"/>
        </w:rPr>
        <w:t>谁接手谁负责平滑过渡。</w:t>
      </w:r>
    </w:p>
  </w:comment>
  <w:comment w:id="257" w:author="邓淳" w:date="2025-11-18T15:34:00Z" w:initials="邓淳">
    <w:p w14:paraId="21D27B41" w14:textId="3FABEA40" w:rsidR="00C46236" w:rsidRDefault="00C46236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作用？</w:t>
      </w:r>
    </w:p>
  </w:comment>
  <w:comment w:id="258" w:author="Yang Zhen SGH CDAY223" w:date="2025-12-05T14:49:00Z" w:initials="ZY">
    <w:p w14:paraId="227D82E3" w14:textId="77777777" w:rsidR="00C4431A" w:rsidRDefault="005171BD" w:rsidP="00C4431A">
      <w:pPr>
        <w:pStyle w:val="af5"/>
        <w:ind w:firstLineChars="0" w:firstLine="0"/>
      </w:pPr>
      <w:r>
        <w:rPr>
          <w:rStyle w:val="affff4"/>
        </w:rPr>
        <w:annotationRef/>
      </w:r>
      <w:r w:rsidR="00C4431A">
        <w:rPr>
          <w:rFonts w:hint="eastAsia"/>
        </w:rPr>
        <w:t>考虑预留，</w:t>
      </w:r>
      <w:r w:rsidR="00C4431A">
        <w:rPr>
          <w:rFonts w:hint="eastAsia"/>
        </w:rPr>
        <w:t xml:space="preserve"> </w:t>
      </w:r>
      <w:r w:rsidR="00C4431A">
        <w:rPr>
          <w:rFonts w:hint="eastAsia"/>
        </w:rPr>
        <w:t>是否差速锁激活条件下，退出</w:t>
      </w:r>
      <w:r w:rsidR="00C4431A">
        <w:t>CST</w:t>
      </w:r>
      <w:r w:rsidR="00C4431A">
        <w:rPr>
          <w:rFonts w:hint="eastAsia"/>
        </w:rPr>
        <w:t>功能</w:t>
      </w:r>
      <w:r w:rsidR="00C4431A">
        <w:rPr>
          <w:lang w:val="en-US"/>
        </w:rPr>
        <w:t xml:space="preserve">. </w:t>
      </w:r>
      <w:r w:rsidR="00C4431A">
        <w:rPr>
          <w:rFonts w:hint="eastAsia"/>
        </w:rPr>
        <w:t>如果差速锁对纵向控制没有太大影响，可以删除这个条件。</w:t>
      </w:r>
    </w:p>
  </w:comment>
  <w:comment w:id="259" w:author="Yang Zhen SGH CDAY223" w:date="2025-12-12T15:59:00Z" w:initials="ZY">
    <w:p w14:paraId="560338EC" w14:textId="77777777" w:rsidR="0060776D" w:rsidRDefault="0060776D" w:rsidP="0060776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结论：差速锁开启不会影响</w:t>
      </w:r>
      <w:r>
        <w:rPr>
          <w:lang w:val="en-US"/>
        </w:rPr>
        <w:t>CST</w:t>
      </w:r>
      <w:r>
        <w:rPr>
          <w:rFonts w:hint="eastAsia"/>
        </w:rPr>
        <w:t>功能，删除这个条件。</w:t>
      </w:r>
    </w:p>
  </w:comment>
  <w:comment w:id="563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564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="30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firstLineChars="0"/>
      </w:pPr>
      <w:r>
        <w:rPr>
          <w:rFonts w:hint="eastAsia"/>
        </w:rPr>
        <w:t>电液按比例分配</w:t>
      </w:r>
    </w:p>
  </w:comment>
  <w:comment w:id="570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571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575" w:author="邓淳" w:date="2025-12-01T11:00:00Z" w:initials="邓淳">
    <w:p w14:paraId="37ADCF73" w14:textId="04EF8960" w:rsidR="002E3AEA" w:rsidRDefault="002E3AE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制动回收让车辆刹停？舒适停车本身是踩的不算重的</w:t>
      </w:r>
    </w:p>
  </w:comment>
  <w:comment w:id="576" w:author="Yang Zhen SGH CDAY223" w:date="2025-12-09T14:28:00Z" w:initials="ZY">
    <w:p w14:paraId="32D72C08" w14:textId="77777777" w:rsidR="00DB75DF" w:rsidRDefault="00DB75DF" w:rsidP="00DB75DF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这个条件需要删除</w:t>
      </w:r>
    </w:p>
  </w:comment>
  <w:comment w:id="578" w:author="邓淳" w:date="2025-12-01T11:04:00Z" w:initials="邓淳">
    <w:p w14:paraId="0AE9F925" w14:textId="5A17EC1C" w:rsidR="002E3AEA" w:rsidRDefault="002E3AE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电机</w:t>
      </w:r>
      <w:r w:rsidR="00D619C2">
        <w:rPr>
          <w:rFonts w:hint="eastAsia"/>
        </w:rPr>
        <w:t>回收</w:t>
      </w:r>
      <w:r>
        <w:rPr>
          <w:rFonts w:hint="eastAsia"/>
        </w:rPr>
        <w:t>能力限制</w:t>
      </w:r>
      <w:r>
        <w:rPr>
          <w:rFonts w:hint="eastAsia"/>
        </w:rPr>
        <w:t>CST</w:t>
      </w:r>
      <w:r>
        <w:rPr>
          <w:rFonts w:hint="eastAsia"/>
        </w:rPr>
        <w:t>激活？</w:t>
      </w:r>
    </w:p>
  </w:comment>
  <w:comment w:id="579" w:author="Yang Zhen SGH CDAY223" w:date="2025-12-09T14:31:00Z" w:initials="ZY">
    <w:p w14:paraId="5102EA18" w14:textId="77777777" w:rsidR="005E7229" w:rsidRDefault="005E7229" w:rsidP="005E722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取决于，双方确认：电液两种制动如何使用：</w:t>
      </w:r>
    </w:p>
  </w:comment>
  <w:comment w:id="583" w:author="邓淳" w:date="2025-12-01T11:10:00Z" w:initials="邓淳">
    <w:p w14:paraId="629612F7" w14:textId="06285FA3" w:rsidR="00945B57" w:rsidRDefault="00945B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电回收</w:t>
      </w:r>
    </w:p>
  </w:comment>
  <w:comment w:id="592" w:author="邓淳" w:date="2025-12-01T11:12:00Z" w:initials="邓淳">
    <w:p w14:paraId="69D1A953" w14:textId="0509D5E6" w:rsidR="00945B57" w:rsidRDefault="00945B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制动系统判断逻辑？</w:t>
      </w:r>
    </w:p>
  </w:comment>
  <w:comment w:id="593" w:author="Yang Zhen SGH CDAY223" w:date="2025-12-09T14:40:00Z" w:initials="ZY">
    <w:p w14:paraId="1AC31FF4" w14:textId="77777777" w:rsidR="00DC2D16" w:rsidRDefault="001B6F57" w:rsidP="00DC2D16">
      <w:pPr>
        <w:pStyle w:val="af5"/>
        <w:ind w:firstLineChars="0" w:firstLine="0"/>
      </w:pPr>
      <w:r>
        <w:rPr>
          <w:rStyle w:val="affff4"/>
        </w:rPr>
        <w:annotationRef/>
      </w:r>
      <w:r w:rsidR="00DC2D16">
        <w:rPr>
          <w:rFonts w:hint="eastAsia"/>
        </w:rPr>
        <w:t>考虑传统制动可能会出现</w:t>
      </w:r>
      <w:r w:rsidR="00DC2D16">
        <w:rPr>
          <w:lang w:val="en-US"/>
        </w:rPr>
        <w:t>B</w:t>
      </w:r>
      <w:r w:rsidR="00DC2D16">
        <w:rPr>
          <w:rFonts w:hint="eastAsia"/>
        </w:rPr>
        <w:t>oost</w:t>
      </w:r>
      <w:r w:rsidR="00DC2D16">
        <w:rPr>
          <w:rFonts w:hint="eastAsia"/>
        </w:rPr>
        <w:t>建压不足的情况，所以写在这里确认一下如何避免。纯电制动可忽略。</w:t>
      </w:r>
    </w:p>
  </w:comment>
  <w:comment w:id="594" w:author="Yang Zhen SGH CDAY223" w:date="2025-12-12T15:54:00Z" w:initials="ZY">
    <w:p w14:paraId="2533A4D3" w14:textId="77777777" w:rsidR="00D10161" w:rsidRDefault="00D10161" w:rsidP="00D10161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结论：先删除</w:t>
      </w:r>
    </w:p>
  </w:comment>
  <w:comment w:id="603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604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  <w:comment w:id="629" w:author="邓淳" w:date="2025-12-05T09:09:00Z" w:initials="邓淳">
    <w:p w14:paraId="08D0C9B1" w14:textId="50228E95" w:rsidR="00837FCF" w:rsidRDefault="00837FCF" w:rsidP="00837FCF">
      <w:pPr>
        <w:pStyle w:val="af5"/>
        <w:ind w:firstLineChars="95" w:firstLine="199"/>
      </w:pPr>
      <w:r>
        <w:rPr>
          <w:rStyle w:val="affff4"/>
        </w:rPr>
        <w:annotationRef/>
      </w:r>
      <w:r>
        <w:rPr>
          <w:rFonts w:hint="eastAsia"/>
        </w:rPr>
        <w:t>delta</w:t>
      </w:r>
      <w:r>
        <w:rPr>
          <w:rFonts w:hint="eastAsia"/>
        </w:rPr>
        <w:t>值基于制动残余制动力，制动残余制动力</w:t>
      </w:r>
      <w:r w:rsidR="002804DD">
        <w:rPr>
          <w:rFonts w:hint="eastAsia"/>
        </w:rPr>
        <w:t>会降为零，相当于</w:t>
      </w:r>
      <w:r w:rsidR="002804DD">
        <w:rPr>
          <w:rFonts w:hint="eastAsia"/>
        </w:rPr>
        <w:t>delta</w:t>
      </w:r>
      <w:r w:rsidR="002804DD">
        <w:rPr>
          <w:rFonts w:hint="eastAsia"/>
        </w:rPr>
        <w:t>值会受</w:t>
      </w:r>
      <w:r w:rsidR="002804DD">
        <w:rPr>
          <w:rFonts w:hint="eastAsia"/>
        </w:rPr>
        <w:t>CST</w:t>
      </w:r>
      <w:r w:rsidR="002804DD">
        <w:rPr>
          <w:rFonts w:hint="eastAsia"/>
        </w:rPr>
        <w:t>目标压力</w:t>
      </w:r>
      <w:r w:rsidR="00B4446B">
        <w:rPr>
          <w:rFonts w:hint="eastAsia"/>
        </w:rPr>
        <w:t>值</w:t>
      </w:r>
      <w:r w:rsidR="002804DD">
        <w:rPr>
          <w:rFonts w:hint="eastAsia"/>
        </w:rPr>
        <w:t>和逐渐减小的制动残余制动力同时影响？</w:t>
      </w:r>
    </w:p>
  </w:comment>
  <w:comment w:id="630" w:author="Yang Zhen SGH CDAY223" w:date="2025-12-09T14:47:00Z" w:initials="ZY">
    <w:p w14:paraId="337562CA" w14:textId="77777777" w:rsidR="005174B9" w:rsidRDefault="005174B9" w:rsidP="005174B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理论如此，在</w:t>
      </w:r>
      <w:r>
        <w:rPr>
          <w:lang w:val="en-US"/>
        </w:rPr>
        <w:t>EHBi</w:t>
      </w:r>
      <w:r>
        <w:rPr>
          <w:rFonts w:hint="eastAsia"/>
        </w:rPr>
        <w:t>液压制动退出时，</w:t>
      </w:r>
      <w:r>
        <w:rPr>
          <w:lang w:val="en-US"/>
        </w:rPr>
        <w:t>VMC CST</w:t>
      </w:r>
      <w:r>
        <w:rPr>
          <w:rFonts w:hint="eastAsia"/>
        </w:rPr>
        <w:t>功能需要保证车辆减速度平滑过渡。</w:t>
      </w:r>
    </w:p>
  </w:comment>
  <w:comment w:id="631" w:author="Yang Zhen SGH CDAY223" w:date="2025-12-12T14:31:00Z" w:initials="ZY">
    <w:p w14:paraId="561FCF1E" w14:textId="77777777" w:rsidR="00E04F77" w:rsidRDefault="00E04F77" w:rsidP="00E04F7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先判断制动方式：</w:t>
      </w:r>
      <w:r>
        <w:rPr>
          <w:rFonts w:hint="eastAsia"/>
        </w:rPr>
        <w:t xml:space="preserve"> </w:t>
      </w:r>
      <w:r>
        <w:rPr>
          <w:rFonts w:hint="eastAsia"/>
        </w:rPr>
        <w:t>优先执行纯</w:t>
      </w:r>
      <w:r>
        <w:rPr>
          <w:rFonts w:hint="eastAsia"/>
        </w:rPr>
        <w:t>regen</w:t>
      </w:r>
      <w:r>
        <w:rPr>
          <w:rFonts w:hint="eastAsia"/>
        </w:rPr>
        <w:t>控制，当能力不足时，</w:t>
      </w:r>
      <w:r>
        <w:rPr>
          <w:rFonts w:hint="eastAsia"/>
        </w:rPr>
        <w:t xml:space="preserve"> </w:t>
      </w:r>
      <w:r>
        <w:rPr>
          <w:rFonts w:hint="eastAsia"/>
        </w:rPr>
        <w:t>需要切换到纯液压。</w:t>
      </w:r>
    </w:p>
  </w:comment>
  <w:comment w:id="632" w:author="Yang Zhen SGH CDAY223" w:date="2025-12-12T14:32:00Z" w:initials="ZY">
    <w:p w14:paraId="427C328C" w14:textId="77777777" w:rsidR="00356AFD" w:rsidRDefault="00356AFD" w:rsidP="00356AF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内部讨论：</w:t>
      </w:r>
      <w:r>
        <w:rPr>
          <w:rFonts w:hint="eastAsia"/>
        </w:rPr>
        <w:t xml:space="preserve"> </w:t>
      </w:r>
      <w:r>
        <w:rPr>
          <w:rFonts w:hint="eastAsia"/>
        </w:rPr>
        <w:t>是否有必要需要制动先泄压到</w:t>
      </w:r>
      <w:r>
        <w:rPr>
          <w:rFonts w:hint="eastAsia"/>
        </w:rPr>
        <w:t>0</w:t>
      </w:r>
      <w:r>
        <w:rPr>
          <w:rFonts w:hint="eastAsia"/>
        </w:rPr>
        <w:t>，再由</w:t>
      </w:r>
      <w:r>
        <w:rPr>
          <w:lang w:val="en-US"/>
        </w:rPr>
        <w:t>VMC</w:t>
      </w:r>
      <w:r>
        <w:rPr>
          <w:rFonts w:hint="eastAsia"/>
        </w:rPr>
        <w:t>控制。</w:t>
      </w:r>
    </w:p>
  </w:comment>
  <w:comment w:id="647" w:author="邓淳" w:date="2025-12-05T09:18:00Z" w:initials="邓淳">
    <w:p w14:paraId="5C1CC725" w14:textId="13414683" w:rsidR="002804DD" w:rsidRDefault="002804DD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处于某些原因退出时，</w:t>
      </w:r>
      <w:r>
        <w:rPr>
          <w:rFonts w:hint="eastAsia"/>
        </w:rPr>
        <w:t>CST</w:t>
      </w:r>
      <w:r>
        <w:t xml:space="preserve"> </w:t>
      </w:r>
      <w:r>
        <w:rPr>
          <w:rFonts w:hint="eastAsia"/>
        </w:rPr>
        <w:t>Status</w:t>
      </w:r>
      <w:r>
        <w:rPr>
          <w:rFonts w:hint="eastAsia"/>
        </w:rPr>
        <w:t>会立刻退出</w:t>
      </w:r>
      <w:r>
        <w:rPr>
          <w:rFonts w:hint="eastAsia"/>
        </w:rPr>
        <w:t>Active</w:t>
      </w:r>
      <w:r>
        <w:rPr>
          <w:rFonts w:hint="eastAsia"/>
        </w:rPr>
        <w:t>吗</w:t>
      </w:r>
      <w:r w:rsidR="00B4446B">
        <w:rPr>
          <w:rFonts w:hint="eastAsia"/>
        </w:rPr>
        <w:t>？</w:t>
      </w:r>
    </w:p>
  </w:comment>
  <w:comment w:id="648" w:author="Yang Zhen SGH CDAY223" w:date="2025-12-09T14:50:00Z" w:initials="ZY">
    <w:p w14:paraId="3DD109E8" w14:textId="77777777" w:rsidR="001967C0" w:rsidRDefault="0093772D" w:rsidP="001967C0">
      <w:pPr>
        <w:pStyle w:val="af5"/>
        <w:ind w:firstLineChars="0" w:firstLine="0"/>
      </w:pPr>
      <w:r>
        <w:rPr>
          <w:rStyle w:val="affff4"/>
        </w:rPr>
        <w:annotationRef/>
      </w:r>
      <w:r w:rsidR="001967C0">
        <w:rPr>
          <w:rFonts w:hint="eastAsia"/>
        </w:rPr>
        <w:t>停车过程中，</w:t>
      </w:r>
      <w:r w:rsidR="001967C0">
        <w:rPr>
          <w:lang w:val="en-US"/>
        </w:rPr>
        <w:t xml:space="preserve">CST </w:t>
      </w:r>
      <w:r w:rsidR="001967C0">
        <w:rPr>
          <w:rFonts w:hint="eastAsia"/>
        </w:rPr>
        <w:t>功能不会退出。</w:t>
      </w:r>
      <w:r w:rsidR="001967C0">
        <w:rPr>
          <w:rFonts w:hint="eastAsia"/>
        </w:rPr>
        <w:t xml:space="preserve"> </w:t>
      </w:r>
      <w:r w:rsidR="001967C0">
        <w:rPr>
          <w:rFonts w:hint="eastAsia"/>
        </w:rPr>
        <w:t>但是因为故障等特殊情况，</w:t>
      </w:r>
      <w:r w:rsidR="001967C0">
        <w:rPr>
          <w:lang w:val="en-US"/>
        </w:rPr>
        <w:t>CST</w:t>
      </w:r>
      <w:r w:rsidR="001967C0">
        <w:rPr>
          <w:rFonts w:hint="eastAsia"/>
        </w:rPr>
        <w:t>会立刻退出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4513BA4B" w15:done="0"/>
  <w15:commentEx w15:paraId="6DEFEB2F" w15:paraIdParent="4513BA4B" w15:done="0"/>
  <w15:commentEx w15:paraId="7920064C" w15:paraIdParent="4513BA4B" w15:done="0"/>
  <w15:commentEx w15:paraId="5617EC3E" w15:done="0"/>
  <w15:commentEx w15:paraId="54044E25" w15:done="0"/>
  <w15:commentEx w15:paraId="02375E5C" w15:paraIdParent="54044E25" w15:done="0"/>
  <w15:commentEx w15:paraId="7F381A2E" w15:paraIdParent="54044E25" w15:done="0"/>
  <w15:commentEx w15:paraId="21D27B41" w15:done="0"/>
  <w15:commentEx w15:paraId="227D82E3" w15:paraIdParent="21D27B41" w15:done="0"/>
  <w15:commentEx w15:paraId="560338EC" w15:paraIdParent="21D27B41" w15:done="0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37ADCF73" w15:done="0"/>
  <w15:commentEx w15:paraId="32D72C08" w15:paraIdParent="37ADCF73" w15:done="0"/>
  <w15:commentEx w15:paraId="0AE9F925" w15:done="0"/>
  <w15:commentEx w15:paraId="5102EA18" w15:paraIdParent="0AE9F925" w15:done="0"/>
  <w15:commentEx w15:paraId="629612F7" w15:done="0"/>
  <w15:commentEx w15:paraId="69D1A953" w15:done="0"/>
  <w15:commentEx w15:paraId="1AC31FF4" w15:paraIdParent="69D1A953" w15:done="0"/>
  <w15:commentEx w15:paraId="2533A4D3" w15:paraIdParent="69D1A953" w15:done="0"/>
  <w15:commentEx w15:paraId="64C7B5A2" w15:done="0"/>
  <w15:commentEx w15:paraId="3AF536C0" w15:paraIdParent="64C7B5A2" w15:done="0"/>
  <w15:commentEx w15:paraId="08D0C9B1" w15:done="0"/>
  <w15:commentEx w15:paraId="337562CA" w15:paraIdParent="08D0C9B1" w15:done="0"/>
  <w15:commentEx w15:paraId="561FCF1E" w15:paraIdParent="08D0C9B1" w15:done="0"/>
  <w15:commentEx w15:paraId="427C328C" w15:paraIdParent="08D0C9B1" w15:done="0"/>
  <w15:commentEx w15:paraId="5C1CC725" w15:done="0"/>
  <w15:commentEx w15:paraId="3DD109E8" w15:paraIdParent="5C1CC7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2CC08FAC" w16cex:dateUtc="2025-11-13T09:11:00Z"/>
  <w16cex:commentExtensible w16cex:durableId="7623EA62" w16cex:dateUtc="2025-12-05T06:40:00Z"/>
  <w16cex:commentExtensible w16cex:durableId="313099B4" w16cex:dateUtc="2025-12-12T06:53:00Z"/>
  <w16cex:commentExtensible w16cex:durableId="78AF720E" w16cex:dateUtc="2026-01-12T10:00:00Z"/>
  <w16cex:commentExtensible w16cex:durableId="2CC094E5" w16cex:dateUtc="2025-11-13T09:33:00Z"/>
  <w16cex:commentExtensible w16cex:durableId="3D5D4AD2" w16cex:dateUtc="2025-12-05T06:48:00Z"/>
  <w16cex:commentExtensible w16cex:durableId="677140BD" w16cex:dateUtc="2025-12-12T05:55:00Z"/>
  <w16cex:commentExtensible w16cex:durableId="2CC71081" w16cex:dateUtc="2025-11-18T07:34:00Z"/>
  <w16cex:commentExtensible w16cex:durableId="13E6F2C8" w16cex:dateUtc="2025-12-05T06:49:00Z"/>
  <w16cex:commentExtensible w16cex:durableId="4047AEAB" w16cex:dateUtc="2025-12-12T07:59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7F3B3" w16cex:dateUtc="2025-12-01T03:00:00Z"/>
  <w16cex:commentExtensible w16cex:durableId="40FE5D27" w16cex:dateUtc="2025-12-09T06:28:00Z"/>
  <w16cex:commentExtensible w16cex:durableId="2CD7F4CC" w16cex:dateUtc="2025-12-01T03:04:00Z"/>
  <w16cex:commentExtensible w16cex:durableId="4D47961A" w16cex:dateUtc="2025-12-09T06:31:00Z"/>
  <w16cex:commentExtensible w16cex:durableId="2CD7F62B" w16cex:dateUtc="2025-12-01T03:10:00Z"/>
  <w16cex:commentExtensible w16cex:durableId="2CD7F6AB" w16cex:dateUtc="2025-12-01T03:12:00Z"/>
  <w16cex:commentExtensible w16cex:durableId="2F0769D7" w16cex:dateUtc="2025-12-09T06:40:00Z"/>
  <w16cex:commentExtensible w16cex:durableId="76C0D744" w16cex:dateUtc="2025-12-12T07:54:00Z"/>
  <w16cex:commentExtensible w16cex:durableId="2CDD2F71" w16cex:dateUtc="2025-12-05T02:16:00Z"/>
  <w16cex:commentExtensible w16cex:durableId="6B4568C7" w16cex:dateUtc="2025-12-09T06:43:00Z"/>
  <w16cex:commentExtensible w16cex:durableId="2CDD1FC6" w16cex:dateUtc="2025-12-05T01:09:00Z"/>
  <w16cex:commentExtensible w16cex:durableId="67916016" w16cex:dateUtc="2025-12-09T06:47:00Z"/>
  <w16cex:commentExtensible w16cex:durableId="147DC08E" w16cex:dateUtc="2025-12-12T06:31:00Z"/>
  <w16cex:commentExtensible w16cex:durableId="369567D7" w16cex:dateUtc="2025-12-12T06:32:00Z"/>
  <w16cex:commentExtensible w16cex:durableId="2CDD21FF" w16cex:dateUtc="2025-12-05T01:18:00Z"/>
  <w16cex:commentExtensible w16cex:durableId="7162C688" w16cex:dateUtc="2025-12-09T0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4513BA4B" w16cid:durableId="2CC08FAC"/>
  <w16cid:commentId w16cid:paraId="6DEFEB2F" w16cid:durableId="7623EA62"/>
  <w16cid:commentId w16cid:paraId="7920064C" w16cid:durableId="313099B4"/>
  <w16cid:commentId w16cid:paraId="5617EC3E" w16cid:durableId="78AF720E"/>
  <w16cid:commentId w16cid:paraId="54044E25" w16cid:durableId="2CC094E5"/>
  <w16cid:commentId w16cid:paraId="02375E5C" w16cid:durableId="3D5D4AD2"/>
  <w16cid:commentId w16cid:paraId="7F381A2E" w16cid:durableId="677140BD"/>
  <w16cid:commentId w16cid:paraId="21D27B41" w16cid:durableId="2CC71081"/>
  <w16cid:commentId w16cid:paraId="227D82E3" w16cid:durableId="13E6F2C8"/>
  <w16cid:commentId w16cid:paraId="560338EC" w16cid:durableId="4047AEAB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37ADCF73" w16cid:durableId="2CD7F3B3"/>
  <w16cid:commentId w16cid:paraId="32D72C08" w16cid:durableId="40FE5D27"/>
  <w16cid:commentId w16cid:paraId="0AE9F925" w16cid:durableId="2CD7F4CC"/>
  <w16cid:commentId w16cid:paraId="5102EA18" w16cid:durableId="4D47961A"/>
  <w16cid:commentId w16cid:paraId="629612F7" w16cid:durableId="2CD7F62B"/>
  <w16cid:commentId w16cid:paraId="69D1A953" w16cid:durableId="2CD7F6AB"/>
  <w16cid:commentId w16cid:paraId="1AC31FF4" w16cid:durableId="2F0769D7"/>
  <w16cid:commentId w16cid:paraId="2533A4D3" w16cid:durableId="76C0D744"/>
  <w16cid:commentId w16cid:paraId="64C7B5A2" w16cid:durableId="2CDD2F71"/>
  <w16cid:commentId w16cid:paraId="3AF536C0" w16cid:durableId="6B4568C7"/>
  <w16cid:commentId w16cid:paraId="08D0C9B1" w16cid:durableId="2CDD1FC6"/>
  <w16cid:commentId w16cid:paraId="337562CA" w16cid:durableId="67916016"/>
  <w16cid:commentId w16cid:paraId="561FCF1E" w16cid:durableId="147DC08E"/>
  <w16cid:commentId w16cid:paraId="427C328C" w16cid:durableId="369567D7"/>
  <w16cid:commentId w16cid:paraId="5C1CC725" w16cid:durableId="2CDD21FF"/>
  <w16cid:commentId w16cid:paraId="3DD109E8" w16cid:durableId="7162C6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B15A" w14:textId="77777777" w:rsidR="00E23363" w:rsidRDefault="00E23363">
      <w:pPr>
        <w:ind w:firstLine="420"/>
      </w:pPr>
      <w:r>
        <w:separator/>
      </w:r>
    </w:p>
  </w:endnote>
  <w:endnote w:type="continuationSeparator" w:id="0">
    <w:p w14:paraId="7420DBF7" w14:textId="77777777" w:rsidR="00E23363" w:rsidRDefault="00E23363">
      <w:pPr>
        <w:ind w:firstLine="420"/>
      </w:pPr>
      <w:r>
        <w:continuationSeparator/>
      </w:r>
    </w:p>
  </w:endnote>
  <w:endnote w:type="continuationNotice" w:id="1">
    <w:p w14:paraId="3BB07EF0" w14:textId="77777777" w:rsidR="00E23363" w:rsidRDefault="00E23363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9AE4" w14:textId="77777777" w:rsidR="00E23363" w:rsidRDefault="00E23363">
      <w:pPr>
        <w:ind w:firstLine="420"/>
      </w:pPr>
      <w:r>
        <w:separator/>
      </w:r>
    </w:p>
  </w:footnote>
  <w:footnote w:type="continuationSeparator" w:id="0">
    <w:p w14:paraId="0609A332" w14:textId="77777777" w:rsidR="00E23363" w:rsidRDefault="00E23363">
      <w:pPr>
        <w:ind w:firstLine="420"/>
      </w:pPr>
      <w:r>
        <w:continuationSeparator/>
      </w:r>
    </w:p>
  </w:footnote>
  <w:footnote w:type="continuationNotice" w:id="1">
    <w:p w14:paraId="693EA686" w14:textId="77777777" w:rsidR="00E23363" w:rsidRDefault="00E23363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6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9" w15:restartNumberingAfterBreak="0">
    <w:nsid w:val="3A1204A3"/>
    <w:multiLevelType w:val="multilevel"/>
    <w:tmpl w:val="3A1204A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4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5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1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3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4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18"/>
  </w:num>
  <w:num w:numId="2" w16cid:durableId="591551596">
    <w:abstractNumId w:val="0"/>
  </w:num>
  <w:num w:numId="3" w16cid:durableId="2082865994">
    <w:abstractNumId w:val="17"/>
  </w:num>
  <w:num w:numId="4" w16cid:durableId="1175681966">
    <w:abstractNumId w:val="3"/>
  </w:num>
  <w:num w:numId="5" w16cid:durableId="289433713">
    <w:abstractNumId w:val="19"/>
  </w:num>
  <w:num w:numId="6" w16cid:durableId="347218573">
    <w:abstractNumId w:val="20"/>
  </w:num>
  <w:num w:numId="7" w16cid:durableId="1699425163">
    <w:abstractNumId w:val="14"/>
  </w:num>
  <w:num w:numId="8" w16cid:durableId="820462103">
    <w:abstractNumId w:val="7"/>
  </w:num>
  <w:num w:numId="9" w16cid:durableId="1570849862">
    <w:abstractNumId w:val="2"/>
  </w:num>
  <w:num w:numId="10" w16cid:durableId="1260674384">
    <w:abstractNumId w:val="16"/>
  </w:num>
  <w:num w:numId="11" w16cid:durableId="1656179153">
    <w:abstractNumId w:val="15"/>
  </w:num>
  <w:num w:numId="12" w16cid:durableId="463159284">
    <w:abstractNumId w:val="24"/>
  </w:num>
  <w:num w:numId="13" w16cid:durableId="1089043186">
    <w:abstractNumId w:val="5"/>
  </w:num>
  <w:num w:numId="14" w16cid:durableId="404688991">
    <w:abstractNumId w:val="22"/>
  </w:num>
  <w:num w:numId="15" w16cid:durableId="196087497">
    <w:abstractNumId w:val="13"/>
  </w:num>
  <w:num w:numId="16" w16cid:durableId="1813402544">
    <w:abstractNumId w:val="9"/>
  </w:num>
  <w:num w:numId="17" w16cid:durableId="1299070564">
    <w:abstractNumId w:val="1"/>
  </w:num>
  <w:num w:numId="18" w16cid:durableId="1809778279">
    <w:abstractNumId w:val="12"/>
  </w:num>
  <w:num w:numId="19" w16cid:durableId="1611738784">
    <w:abstractNumId w:val="11"/>
  </w:num>
  <w:num w:numId="20" w16cid:durableId="1213611919">
    <w:abstractNumId w:val="8"/>
  </w:num>
  <w:num w:numId="21" w16cid:durableId="162204676">
    <w:abstractNumId w:val="4"/>
  </w:num>
  <w:num w:numId="22" w16cid:durableId="1053892242">
    <w:abstractNumId w:val="10"/>
  </w:num>
  <w:num w:numId="23" w16cid:durableId="819732721">
    <w:abstractNumId w:val="6"/>
  </w:num>
  <w:num w:numId="24" w16cid:durableId="691761321">
    <w:abstractNumId w:val="21"/>
  </w:num>
  <w:num w:numId="25" w16cid:durableId="1845319484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ng Zhen SGH CDAY223">
    <w15:presenceInfo w15:providerId="AD" w15:userId="S::zhen.yang2@zf.com::58c6818a-3577-4ae3-8238-bcb4cc81b368"/>
  </w15:person>
  <w15:person w15:author="邓淳">
    <w15:presenceInfo w15:providerId="AD" w15:userId="S-1-5-21-281668835-776603923-772431982-636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trackRevisions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5B0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E10"/>
    <w:rsid w:val="00042E3A"/>
    <w:rsid w:val="0004340F"/>
    <w:rsid w:val="000439C6"/>
    <w:rsid w:val="00043AE6"/>
    <w:rsid w:val="00043C7F"/>
    <w:rsid w:val="000440F9"/>
    <w:rsid w:val="0004596B"/>
    <w:rsid w:val="00045C88"/>
    <w:rsid w:val="00046455"/>
    <w:rsid w:val="0004656F"/>
    <w:rsid w:val="00046A29"/>
    <w:rsid w:val="000470F9"/>
    <w:rsid w:val="00047956"/>
    <w:rsid w:val="0005020B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B81"/>
    <w:rsid w:val="00061CC9"/>
    <w:rsid w:val="0006294F"/>
    <w:rsid w:val="00062A47"/>
    <w:rsid w:val="00062CED"/>
    <w:rsid w:val="0006437B"/>
    <w:rsid w:val="00065425"/>
    <w:rsid w:val="00065749"/>
    <w:rsid w:val="00066160"/>
    <w:rsid w:val="0006664B"/>
    <w:rsid w:val="00066BA2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B1941"/>
    <w:rsid w:val="000B1DE2"/>
    <w:rsid w:val="000B22A7"/>
    <w:rsid w:val="000B292E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54C5"/>
    <w:rsid w:val="000D59C4"/>
    <w:rsid w:val="000D77C1"/>
    <w:rsid w:val="000D7D39"/>
    <w:rsid w:val="000E05BA"/>
    <w:rsid w:val="000E2258"/>
    <w:rsid w:val="000E277C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372"/>
    <w:rsid w:val="000F0662"/>
    <w:rsid w:val="000F0D2E"/>
    <w:rsid w:val="000F0ED4"/>
    <w:rsid w:val="000F1F13"/>
    <w:rsid w:val="000F2E09"/>
    <w:rsid w:val="000F309A"/>
    <w:rsid w:val="000F43FB"/>
    <w:rsid w:val="000F51E3"/>
    <w:rsid w:val="000F5351"/>
    <w:rsid w:val="000F61C6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6801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3723"/>
    <w:rsid w:val="00133B82"/>
    <w:rsid w:val="00134887"/>
    <w:rsid w:val="00134B67"/>
    <w:rsid w:val="001353D2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6B2"/>
    <w:rsid w:val="001678C7"/>
    <w:rsid w:val="00167BAF"/>
    <w:rsid w:val="001713B7"/>
    <w:rsid w:val="001715C2"/>
    <w:rsid w:val="00171DB0"/>
    <w:rsid w:val="00172C16"/>
    <w:rsid w:val="001735AA"/>
    <w:rsid w:val="001742CB"/>
    <w:rsid w:val="001749D4"/>
    <w:rsid w:val="00174F37"/>
    <w:rsid w:val="00175261"/>
    <w:rsid w:val="00175443"/>
    <w:rsid w:val="00175C93"/>
    <w:rsid w:val="0017613B"/>
    <w:rsid w:val="00176AB6"/>
    <w:rsid w:val="0018026E"/>
    <w:rsid w:val="001808B2"/>
    <w:rsid w:val="00181423"/>
    <w:rsid w:val="0018209B"/>
    <w:rsid w:val="001826EC"/>
    <w:rsid w:val="00183AB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EF4"/>
    <w:rsid w:val="001A729B"/>
    <w:rsid w:val="001A7726"/>
    <w:rsid w:val="001A77C9"/>
    <w:rsid w:val="001A7A68"/>
    <w:rsid w:val="001B03A5"/>
    <w:rsid w:val="001B0834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B1F"/>
    <w:rsid w:val="001F4D0F"/>
    <w:rsid w:val="001F4EDB"/>
    <w:rsid w:val="001F5DCA"/>
    <w:rsid w:val="001F6090"/>
    <w:rsid w:val="001F6ADE"/>
    <w:rsid w:val="001F7305"/>
    <w:rsid w:val="001F731E"/>
    <w:rsid w:val="001F781B"/>
    <w:rsid w:val="001F7906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7204"/>
    <w:rsid w:val="00207629"/>
    <w:rsid w:val="00207835"/>
    <w:rsid w:val="00207F68"/>
    <w:rsid w:val="00207FAD"/>
    <w:rsid w:val="002105F2"/>
    <w:rsid w:val="00210849"/>
    <w:rsid w:val="0021256D"/>
    <w:rsid w:val="00212D21"/>
    <w:rsid w:val="00214923"/>
    <w:rsid w:val="00215589"/>
    <w:rsid w:val="002155DA"/>
    <w:rsid w:val="00215F17"/>
    <w:rsid w:val="002203AF"/>
    <w:rsid w:val="002203CD"/>
    <w:rsid w:val="00220A6A"/>
    <w:rsid w:val="00220C93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917"/>
    <w:rsid w:val="00225484"/>
    <w:rsid w:val="00226565"/>
    <w:rsid w:val="002270F8"/>
    <w:rsid w:val="00227723"/>
    <w:rsid w:val="00227DDA"/>
    <w:rsid w:val="002301CB"/>
    <w:rsid w:val="0023061B"/>
    <w:rsid w:val="00230A44"/>
    <w:rsid w:val="00230B17"/>
    <w:rsid w:val="00230D03"/>
    <w:rsid w:val="00230F7C"/>
    <w:rsid w:val="00231198"/>
    <w:rsid w:val="00231925"/>
    <w:rsid w:val="00231D9E"/>
    <w:rsid w:val="00231F8B"/>
    <w:rsid w:val="002329FA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205"/>
    <w:rsid w:val="0023797F"/>
    <w:rsid w:val="00237DFC"/>
    <w:rsid w:val="00240136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764"/>
    <w:rsid w:val="00264A1B"/>
    <w:rsid w:val="002656FD"/>
    <w:rsid w:val="00266029"/>
    <w:rsid w:val="0026615A"/>
    <w:rsid w:val="002663D6"/>
    <w:rsid w:val="00266875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2DB"/>
    <w:rsid w:val="00272416"/>
    <w:rsid w:val="00272F7E"/>
    <w:rsid w:val="002731FD"/>
    <w:rsid w:val="00273C8A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14B7"/>
    <w:rsid w:val="002A196B"/>
    <w:rsid w:val="002A25C0"/>
    <w:rsid w:val="002A2EBA"/>
    <w:rsid w:val="002A2F4F"/>
    <w:rsid w:val="002A33F7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1103"/>
    <w:rsid w:val="002C1623"/>
    <w:rsid w:val="002C175F"/>
    <w:rsid w:val="002C1927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BA"/>
    <w:rsid w:val="002E2768"/>
    <w:rsid w:val="002E29E1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38E"/>
    <w:rsid w:val="002E7394"/>
    <w:rsid w:val="002E7DC4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D12"/>
    <w:rsid w:val="003065DD"/>
    <w:rsid w:val="003065EC"/>
    <w:rsid w:val="00307322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67FB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810"/>
    <w:rsid w:val="003364D6"/>
    <w:rsid w:val="00340024"/>
    <w:rsid w:val="00340125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E04"/>
    <w:rsid w:val="00350382"/>
    <w:rsid w:val="00350AE7"/>
    <w:rsid w:val="003519F0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D13"/>
    <w:rsid w:val="003611F5"/>
    <w:rsid w:val="00361E55"/>
    <w:rsid w:val="00362F05"/>
    <w:rsid w:val="003635C9"/>
    <w:rsid w:val="00363D50"/>
    <w:rsid w:val="0036497E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6B2"/>
    <w:rsid w:val="00390A1F"/>
    <w:rsid w:val="0039384F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959"/>
    <w:rsid w:val="003A6C93"/>
    <w:rsid w:val="003A6ED9"/>
    <w:rsid w:val="003A792F"/>
    <w:rsid w:val="003A7F3E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EBA"/>
    <w:rsid w:val="003B6414"/>
    <w:rsid w:val="003B64EA"/>
    <w:rsid w:val="003B6629"/>
    <w:rsid w:val="003B6673"/>
    <w:rsid w:val="003B673D"/>
    <w:rsid w:val="003B6D37"/>
    <w:rsid w:val="003B7E3D"/>
    <w:rsid w:val="003C00BE"/>
    <w:rsid w:val="003C038D"/>
    <w:rsid w:val="003C0637"/>
    <w:rsid w:val="003C0906"/>
    <w:rsid w:val="003C0C44"/>
    <w:rsid w:val="003C0DC3"/>
    <w:rsid w:val="003C138E"/>
    <w:rsid w:val="003C189B"/>
    <w:rsid w:val="003C1F45"/>
    <w:rsid w:val="003C1F6E"/>
    <w:rsid w:val="003C2A15"/>
    <w:rsid w:val="003C4AEA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6B9"/>
    <w:rsid w:val="003E1A22"/>
    <w:rsid w:val="003E2CB0"/>
    <w:rsid w:val="003E2D0C"/>
    <w:rsid w:val="003E381A"/>
    <w:rsid w:val="003E3A97"/>
    <w:rsid w:val="003E4273"/>
    <w:rsid w:val="003E451E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B45"/>
    <w:rsid w:val="00401747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7262"/>
    <w:rsid w:val="0040779D"/>
    <w:rsid w:val="004077EB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907"/>
    <w:rsid w:val="00420852"/>
    <w:rsid w:val="00420A63"/>
    <w:rsid w:val="00420AC8"/>
    <w:rsid w:val="00420C06"/>
    <w:rsid w:val="004210DA"/>
    <w:rsid w:val="0042112F"/>
    <w:rsid w:val="00421517"/>
    <w:rsid w:val="00421851"/>
    <w:rsid w:val="00421B83"/>
    <w:rsid w:val="00422A23"/>
    <w:rsid w:val="00423179"/>
    <w:rsid w:val="0042403A"/>
    <w:rsid w:val="004240A5"/>
    <w:rsid w:val="0042436E"/>
    <w:rsid w:val="00425A65"/>
    <w:rsid w:val="00425AA1"/>
    <w:rsid w:val="0042606C"/>
    <w:rsid w:val="004263B9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5E7"/>
    <w:rsid w:val="0043366C"/>
    <w:rsid w:val="004355AB"/>
    <w:rsid w:val="0043588D"/>
    <w:rsid w:val="0043599E"/>
    <w:rsid w:val="00435AD3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C43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C39"/>
    <w:rsid w:val="0046262F"/>
    <w:rsid w:val="00462C79"/>
    <w:rsid w:val="00463FF3"/>
    <w:rsid w:val="00464239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1E5"/>
    <w:rsid w:val="0048723D"/>
    <w:rsid w:val="004878D7"/>
    <w:rsid w:val="00490340"/>
    <w:rsid w:val="004911D9"/>
    <w:rsid w:val="004912E7"/>
    <w:rsid w:val="00492A28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514"/>
    <w:rsid w:val="004B3A7A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8EA"/>
    <w:rsid w:val="004F5948"/>
    <w:rsid w:val="004F5CA1"/>
    <w:rsid w:val="004F6531"/>
    <w:rsid w:val="004F6832"/>
    <w:rsid w:val="004F77F4"/>
    <w:rsid w:val="004F77F6"/>
    <w:rsid w:val="00500289"/>
    <w:rsid w:val="005002F0"/>
    <w:rsid w:val="00500CB1"/>
    <w:rsid w:val="00502E4D"/>
    <w:rsid w:val="00502E77"/>
    <w:rsid w:val="00502F70"/>
    <w:rsid w:val="00503253"/>
    <w:rsid w:val="00504846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6EB"/>
    <w:rsid w:val="00516F0E"/>
    <w:rsid w:val="005171BD"/>
    <w:rsid w:val="00517451"/>
    <w:rsid w:val="005174B9"/>
    <w:rsid w:val="00517C83"/>
    <w:rsid w:val="0052071F"/>
    <w:rsid w:val="00520794"/>
    <w:rsid w:val="00521A36"/>
    <w:rsid w:val="00522858"/>
    <w:rsid w:val="0052366D"/>
    <w:rsid w:val="0052396B"/>
    <w:rsid w:val="00524111"/>
    <w:rsid w:val="00524B61"/>
    <w:rsid w:val="00524F97"/>
    <w:rsid w:val="005250AE"/>
    <w:rsid w:val="00526292"/>
    <w:rsid w:val="00526741"/>
    <w:rsid w:val="0052694E"/>
    <w:rsid w:val="00526DC8"/>
    <w:rsid w:val="005272F3"/>
    <w:rsid w:val="00527478"/>
    <w:rsid w:val="00527C29"/>
    <w:rsid w:val="00530746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946"/>
    <w:rsid w:val="0053505F"/>
    <w:rsid w:val="00535640"/>
    <w:rsid w:val="005356F9"/>
    <w:rsid w:val="00535FCE"/>
    <w:rsid w:val="00536268"/>
    <w:rsid w:val="0053689A"/>
    <w:rsid w:val="00536D7C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585D"/>
    <w:rsid w:val="0058600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5264"/>
    <w:rsid w:val="005958F2"/>
    <w:rsid w:val="00595DDC"/>
    <w:rsid w:val="005969AC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2523"/>
    <w:rsid w:val="005A2C9D"/>
    <w:rsid w:val="005A2FB2"/>
    <w:rsid w:val="005A36B1"/>
    <w:rsid w:val="005A3EB4"/>
    <w:rsid w:val="005A40FD"/>
    <w:rsid w:val="005A424A"/>
    <w:rsid w:val="005A4CC0"/>
    <w:rsid w:val="005A55A7"/>
    <w:rsid w:val="005A56A1"/>
    <w:rsid w:val="005A5973"/>
    <w:rsid w:val="005A5AEF"/>
    <w:rsid w:val="005A5F52"/>
    <w:rsid w:val="005A5FB4"/>
    <w:rsid w:val="005A62CF"/>
    <w:rsid w:val="005A77F4"/>
    <w:rsid w:val="005B160D"/>
    <w:rsid w:val="005B1736"/>
    <w:rsid w:val="005B1CFC"/>
    <w:rsid w:val="005B1D8A"/>
    <w:rsid w:val="005B207B"/>
    <w:rsid w:val="005B273E"/>
    <w:rsid w:val="005B2C92"/>
    <w:rsid w:val="005B2EC1"/>
    <w:rsid w:val="005B34A7"/>
    <w:rsid w:val="005B37A1"/>
    <w:rsid w:val="005B4A62"/>
    <w:rsid w:val="005B4ADD"/>
    <w:rsid w:val="005B519C"/>
    <w:rsid w:val="005B5AE0"/>
    <w:rsid w:val="005B622C"/>
    <w:rsid w:val="005B67D0"/>
    <w:rsid w:val="005B69D0"/>
    <w:rsid w:val="005B6A5E"/>
    <w:rsid w:val="005B6B18"/>
    <w:rsid w:val="005B78F8"/>
    <w:rsid w:val="005C054A"/>
    <w:rsid w:val="005C08F4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D4D"/>
    <w:rsid w:val="005F2669"/>
    <w:rsid w:val="005F2860"/>
    <w:rsid w:val="005F2D9A"/>
    <w:rsid w:val="005F3CE4"/>
    <w:rsid w:val="005F42A9"/>
    <w:rsid w:val="005F4530"/>
    <w:rsid w:val="005F5995"/>
    <w:rsid w:val="005F6066"/>
    <w:rsid w:val="005F62E2"/>
    <w:rsid w:val="005F6933"/>
    <w:rsid w:val="005F6C1B"/>
    <w:rsid w:val="005F6CC8"/>
    <w:rsid w:val="005F739F"/>
    <w:rsid w:val="005F7B33"/>
    <w:rsid w:val="00600EAE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8E5"/>
    <w:rsid w:val="00620EE1"/>
    <w:rsid w:val="006215B7"/>
    <w:rsid w:val="00621998"/>
    <w:rsid w:val="006225D6"/>
    <w:rsid w:val="006226E4"/>
    <w:rsid w:val="00622FFA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4A1"/>
    <w:rsid w:val="0064055A"/>
    <w:rsid w:val="00640F35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247F"/>
    <w:rsid w:val="006A26B6"/>
    <w:rsid w:val="006A2F6F"/>
    <w:rsid w:val="006A30F1"/>
    <w:rsid w:val="006A31A0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7044"/>
    <w:rsid w:val="006A72BB"/>
    <w:rsid w:val="006A75B5"/>
    <w:rsid w:val="006A79D5"/>
    <w:rsid w:val="006A7D05"/>
    <w:rsid w:val="006A7E9F"/>
    <w:rsid w:val="006B0111"/>
    <w:rsid w:val="006B0646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CA"/>
    <w:rsid w:val="006D6A12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965"/>
    <w:rsid w:val="006F7178"/>
    <w:rsid w:val="006F71FA"/>
    <w:rsid w:val="006F72F4"/>
    <w:rsid w:val="006F7B38"/>
    <w:rsid w:val="006F7CC0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C35"/>
    <w:rsid w:val="007267F8"/>
    <w:rsid w:val="00726984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A77"/>
    <w:rsid w:val="00751B45"/>
    <w:rsid w:val="0075348D"/>
    <w:rsid w:val="00753A6C"/>
    <w:rsid w:val="00753BA1"/>
    <w:rsid w:val="00753E4F"/>
    <w:rsid w:val="00754248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6D3"/>
    <w:rsid w:val="00763921"/>
    <w:rsid w:val="007650EC"/>
    <w:rsid w:val="007658CA"/>
    <w:rsid w:val="00765AC4"/>
    <w:rsid w:val="007662CB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6CEE"/>
    <w:rsid w:val="00790095"/>
    <w:rsid w:val="0079060B"/>
    <w:rsid w:val="007911DE"/>
    <w:rsid w:val="0079130C"/>
    <w:rsid w:val="007919EF"/>
    <w:rsid w:val="00791A8B"/>
    <w:rsid w:val="00791CC8"/>
    <w:rsid w:val="00792706"/>
    <w:rsid w:val="00792AAB"/>
    <w:rsid w:val="00792C8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F09D5"/>
    <w:rsid w:val="007F0F12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17E3"/>
    <w:rsid w:val="00801846"/>
    <w:rsid w:val="00801913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AC"/>
    <w:rsid w:val="00817E0A"/>
    <w:rsid w:val="00820568"/>
    <w:rsid w:val="008208A1"/>
    <w:rsid w:val="0082091E"/>
    <w:rsid w:val="00821AA1"/>
    <w:rsid w:val="00822C02"/>
    <w:rsid w:val="00824392"/>
    <w:rsid w:val="0082441C"/>
    <w:rsid w:val="00825B01"/>
    <w:rsid w:val="00826359"/>
    <w:rsid w:val="008273E0"/>
    <w:rsid w:val="0082750A"/>
    <w:rsid w:val="008304BF"/>
    <w:rsid w:val="00831060"/>
    <w:rsid w:val="00831155"/>
    <w:rsid w:val="00831269"/>
    <w:rsid w:val="0083184B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9D1"/>
    <w:rsid w:val="00897650"/>
    <w:rsid w:val="008A05DB"/>
    <w:rsid w:val="008A0873"/>
    <w:rsid w:val="008A125C"/>
    <w:rsid w:val="008A1318"/>
    <w:rsid w:val="008A1FB2"/>
    <w:rsid w:val="008A2F79"/>
    <w:rsid w:val="008A3D4F"/>
    <w:rsid w:val="008A3ECC"/>
    <w:rsid w:val="008A4FAD"/>
    <w:rsid w:val="008A50E4"/>
    <w:rsid w:val="008A5733"/>
    <w:rsid w:val="008A5F2F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CA4"/>
    <w:rsid w:val="008E3C7E"/>
    <w:rsid w:val="008E3FF3"/>
    <w:rsid w:val="008E4173"/>
    <w:rsid w:val="008E4920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2384"/>
    <w:rsid w:val="008F2766"/>
    <w:rsid w:val="008F2A59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20C49"/>
    <w:rsid w:val="00920C5C"/>
    <w:rsid w:val="00921656"/>
    <w:rsid w:val="00921C61"/>
    <w:rsid w:val="00922B81"/>
    <w:rsid w:val="00922F3B"/>
    <w:rsid w:val="00923B32"/>
    <w:rsid w:val="009246B3"/>
    <w:rsid w:val="00924E3D"/>
    <w:rsid w:val="009250EE"/>
    <w:rsid w:val="0092591E"/>
    <w:rsid w:val="00925BA1"/>
    <w:rsid w:val="0092721A"/>
    <w:rsid w:val="0092743E"/>
    <w:rsid w:val="0092745C"/>
    <w:rsid w:val="00927B6B"/>
    <w:rsid w:val="0093121E"/>
    <w:rsid w:val="00931B72"/>
    <w:rsid w:val="0093248E"/>
    <w:rsid w:val="009324AA"/>
    <w:rsid w:val="00932F80"/>
    <w:rsid w:val="009331F6"/>
    <w:rsid w:val="009339F4"/>
    <w:rsid w:val="009339FC"/>
    <w:rsid w:val="00933E44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2DCF"/>
    <w:rsid w:val="0094318D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F10"/>
    <w:rsid w:val="0096412D"/>
    <w:rsid w:val="00964D52"/>
    <w:rsid w:val="00965003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85C"/>
    <w:rsid w:val="009A2A1A"/>
    <w:rsid w:val="009A2F5D"/>
    <w:rsid w:val="009A3CC0"/>
    <w:rsid w:val="009A4DB2"/>
    <w:rsid w:val="009A53B8"/>
    <w:rsid w:val="009A5479"/>
    <w:rsid w:val="009A559C"/>
    <w:rsid w:val="009A5EB7"/>
    <w:rsid w:val="009A6071"/>
    <w:rsid w:val="009A67A0"/>
    <w:rsid w:val="009A7426"/>
    <w:rsid w:val="009A7D8A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6D7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1578"/>
    <w:rsid w:val="00A12088"/>
    <w:rsid w:val="00A12F7C"/>
    <w:rsid w:val="00A131DE"/>
    <w:rsid w:val="00A13D9A"/>
    <w:rsid w:val="00A1420C"/>
    <w:rsid w:val="00A14AB6"/>
    <w:rsid w:val="00A16809"/>
    <w:rsid w:val="00A16819"/>
    <w:rsid w:val="00A16866"/>
    <w:rsid w:val="00A170E0"/>
    <w:rsid w:val="00A1771D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D4E"/>
    <w:rsid w:val="00A673BF"/>
    <w:rsid w:val="00A67A7D"/>
    <w:rsid w:val="00A67C40"/>
    <w:rsid w:val="00A70538"/>
    <w:rsid w:val="00A708A8"/>
    <w:rsid w:val="00A70A9C"/>
    <w:rsid w:val="00A71DEC"/>
    <w:rsid w:val="00A71E57"/>
    <w:rsid w:val="00A73839"/>
    <w:rsid w:val="00A739EB"/>
    <w:rsid w:val="00A73A95"/>
    <w:rsid w:val="00A73DA6"/>
    <w:rsid w:val="00A75F2C"/>
    <w:rsid w:val="00A77675"/>
    <w:rsid w:val="00A8040E"/>
    <w:rsid w:val="00A808C3"/>
    <w:rsid w:val="00A808D7"/>
    <w:rsid w:val="00A8121B"/>
    <w:rsid w:val="00A81D99"/>
    <w:rsid w:val="00A81E35"/>
    <w:rsid w:val="00A82225"/>
    <w:rsid w:val="00A82424"/>
    <w:rsid w:val="00A82BAA"/>
    <w:rsid w:val="00A82C38"/>
    <w:rsid w:val="00A83EFA"/>
    <w:rsid w:val="00A84AA1"/>
    <w:rsid w:val="00A84D9E"/>
    <w:rsid w:val="00A84DB0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5A2C"/>
    <w:rsid w:val="00AA6302"/>
    <w:rsid w:val="00AA6A11"/>
    <w:rsid w:val="00AA7DC8"/>
    <w:rsid w:val="00AB0900"/>
    <w:rsid w:val="00AB0BE0"/>
    <w:rsid w:val="00AB149B"/>
    <w:rsid w:val="00AB1F9E"/>
    <w:rsid w:val="00AB314C"/>
    <w:rsid w:val="00AB33B0"/>
    <w:rsid w:val="00AB3B7C"/>
    <w:rsid w:val="00AB3DBE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D1B30"/>
    <w:rsid w:val="00AD1C63"/>
    <w:rsid w:val="00AD1E0F"/>
    <w:rsid w:val="00AD1EBA"/>
    <w:rsid w:val="00AD214F"/>
    <w:rsid w:val="00AD221D"/>
    <w:rsid w:val="00AD2655"/>
    <w:rsid w:val="00AD2871"/>
    <w:rsid w:val="00AD2A88"/>
    <w:rsid w:val="00AD3532"/>
    <w:rsid w:val="00AD3541"/>
    <w:rsid w:val="00AD3BBB"/>
    <w:rsid w:val="00AD45FE"/>
    <w:rsid w:val="00AD460B"/>
    <w:rsid w:val="00AD494D"/>
    <w:rsid w:val="00AD4A6F"/>
    <w:rsid w:val="00AD5215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4552"/>
    <w:rsid w:val="00AE57ED"/>
    <w:rsid w:val="00AE6241"/>
    <w:rsid w:val="00AE62A2"/>
    <w:rsid w:val="00AE64D6"/>
    <w:rsid w:val="00AE6679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B0017F"/>
    <w:rsid w:val="00B00A76"/>
    <w:rsid w:val="00B014B5"/>
    <w:rsid w:val="00B01581"/>
    <w:rsid w:val="00B017E3"/>
    <w:rsid w:val="00B019F5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7D2"/>
    <w:rsid w:val="00B34813"/>
    <w:rsid w:val="00B35346"/>
    <w:rsid w:val="00B36567"/>
    <w:rsid w:val="00B36656"/>
    <w:rsid w:val="00B3667F"/>
    <w:rsid w:val="00B366D4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F3F"/>
    <w:rsid w:val="00B47A13"/>
    <w:rsid w:val="00B47BB2"/>
    <w:rsid w:val="00B50402"/>
    <w:rsid w:val="00B5059A"/>
    <w:rsid w:val="00B507F3"/>
    <w:rsid w:val="00B50B7B"/>
    <w:rsid w:val="00B50EE2"/>
    <w:rsid w:val="00B514DF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EE4"/>
    <w:rsid w:val="00B56F88"/>
    <w:rsid w:val="00B610DB"/>
    <w:rsid w:val="00B61476"/>
    <w:rsid w:val="00B61521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95E"/>
    <w:rsid w:val="00B7041A"/>
    <w:rsid w:val="00B71274"/>
    <w:rsid w:val="00B72299"/>
    <w:rsid w:val="00B72419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4432"/>
    <w:rsid w:val="00B849C1"/>
    <w:rsid w:val="00B84D99"/>
    <w:rsid w:val="00B8529C"/>
    <w:rsid w:val="00B852AE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41D9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10F6"/>
    <w:rsid w:val="00BA13D6"/>
    <w:rsid w:val="00BA1FA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6559"/>
    <w:rsid w:val="00BC7680"/>
    <w:rsid w:val="00BD045A"/>
    <w:rsid w:val="00BD0C2E"/>
    <w:rsid w:val="00BD16C6"/>
    <w:rsid w:val="00BD204F"/>
    <w:rsid w:val="00BD2C8B"/>
    <w:rsid w:val="00BD4EF9"/>
    <w:rsid w:val="00BD5132"/>
    <w:rsid w:val="00BD58B2"/>
    <w:rsid w:val="00BD5BAC"/>
    <w:rsid w:val="00BD60B3"/>
    <w:rsid w:val="00BD61FC"/>
    <w:rsid w:val="00BD697F"/>
    <w:rsid w:val="00BD76CA"/>
    <w:rsid w:val="00BD77A4"/>
    <w:rsid w:val="00BD7848"/>
    <w:rsid w:val="00BD787C"/>
    <w:rsid w:val="00BD7D11"/>
    <w:rsid w:val="00BE0481"/>
    <w:rsid w:val="00BE0577"/>
    <w:rsid w:val="00BE173C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81E"/>
    <w:rsid w:val="00BF1D31"/>
    <w:rsid w:val="00BF2E67"/>
    <w:rsid w:val="00BF383D"/>
    <w:rsid w:val="00BF3D9F"/>
    <w:rsid w:val="00BF3F2C"/>
    <w:rsid w:val="00BF46CC"/>
    <w:rsid w:val="00BF4DEE"/>
    <w:rsid w:val="00BF59B9"/>
    <w:rsid w:val="00BF5AB2"/>
    <w:rsid w:val="00BF62B0"/>
    <w:rsid w:val="00C001C4"/>
    <w:rsid w:val="00C0096D"/>
    <w:rsid w:val="00C00B27"/>
    <w:rsid w:val="00C00CEB"/>
    <w:rsid w:val="00C00ED2"/>
    <w:rsid w:val="00C01391"/>
    <w:rsid w:val="00C0176C"/>
    <w:rsid w:val="00C02078"/>
    <w:rsid w:val="00C03125"/>
    <w:rsid w:val="00C03342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903"/>
    <w:rsid w:val="00C20C7A"/>
    <w:rsid w:val="00C21224"/>
    <w:rsid w:val="00C215B3"/>
    <w:rsid w:val="00C21748"/>
    <w:rsid w:val="00C21BC0"/>
    <w:rsid w:val="00C21DF1"/>
    <w:rsid w:val="00C22423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FC7"/>
    <w:rsid w:val="00C26512"/>
    <w:rsid w:val="00C26782"/>
    <w:rsid w:val="00C27407"/>
    <w:rsid w:val="00C27854"/>
    <w:rsid w:val="00C279C6"/>
    <w:rsid w:val="00C27C20"/>
    <w:rsid w:val="00C30E58"/>
    <w:rsid w:val="00C3132B"/>
    <w:rsid w:val="00C313B0"/>
    <w:rsid w:val="00C31C84"/>
    <w:rsid w:val="00C31D6B"/>
    <w:rsid w:val="00C31ECC"/>
    <w:rsid w:val="00C33743"/>
    <w:rsid w:val="00C34A6A"/>
    <w:rsid w:val="00C34EF4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13FB"/>
    <w:rsid w:val="00C4158F"/>
    <w:rsid w:val="00C41658"/>
    <w:rsid w:val="00C41E37"/>
    <w:rsid w:val="00C4213B"/>
    <w:rsid w:val="00C43102"/>
    <w:rsid w:val="00C433F5"/>
    <w:rsid w:val="00C4431A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E1D"/>
    <w:rsid w:val="00C86A31"/>
    <w:rsid w:val="00C877FF"/>
    <w:rsid w:val="00C87F47"/>
    <w:rsid w:val="00C90628"/>
    <w:rsid w:val="00C91304"/>
    <w:rsid w:val="00C921EB"/>
    <w:rsid w:val="00C9268F"/>
    <w:rsid w:val="00C92D50"/>
    <w:rsid w:val="00C9303D"/>
    <w:rsid w:val="00C932D1"/>
    <w:rsid w:val="00C94C89"/>
    <w:rsid w:val="00C94FF2"/>
    <w:rsid w:val="00C95DD1"/>
    <w:rsid w:val="00C973FB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FA5"/>
    <w:rsid w:val="00CA538D"/>
    <w:rsid w:val="00CA5E97"/>
    <w:rsid w:val="00CA6039"/>
    <w:rsid w:val="00CA747C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C0D3C"/>
    <w:rsid w:val="00CC0FD4"/>
    <w:rsid w:val="00CC10CD"/>
    <w:rsid w:val="00CC11F9"/>
    <w:rsid w:val="00CC1775"/>
    <w:rsid w:val="00CC1997"/>
    <w:rsid w:val="00CC19A0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90C"/>
    <w:rsid w:val="00CC6DD1"/>
    <w:rsid w:val="00CC6EB6"/>
    <w:rsid w:val="00CC7810"/>
    <w:rsid w:val="00CD0349"/>
    <w:rsid w:val="00CD09DE"/>
    <w:rsid w:val="00CD0F1C"/>
    <w:rsid w:val="00CD18AB"/>
    <w:rsid w:val="00CD1B3B"/>
    <w:rsid w:val="00CD1CAE"/>
    <w:rsid w:val="00CD1CC4"/>
    <w:rsid w:val="00CD2386"/>
    <w:rsid w:val="00CD3010"/>
    <w:rsid w:val="00CD3B57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8C"/>
    <w:rsid w:val="00CE4C2E"/>
    <w:rsid w:val="00CE4C7A"/>
    <w:rsid w:val="00CE5B84"/>
    <w:rsid w:val="00CE6193"/>
    <w:rsid w:val="00CE6F09"/>
    <w:rsid w:val="00CE76EB"/>
    <w:rsid w:val="00CE7770"/>
    <w:rsid w:val="00CF0213"/>
    <w:rsid w:val="00CF0229"/>
    <w:rsid w:val="00CF04BB"/>
    <w:rsid w:val="00CF05DA"/>
    <w:rsid w:val="00CF069F"/>
    <w:rsid w:val="00CF0D10"/>
    <w:rsid w:val="00CF1748"/>
    <w:rsid w:val="00CF18E5"/>
    <w:rsid w:val="00CF1951"/>
    <w:rsid w:val="00CF1EFE"/>
    <w:rsid w:val="00CF415A"/>
    <w:rsid w:val="00CF477C"/>
    <w:rsid w:val="00CF55F0"/>
    <w:rsid w:val="00CF561D"/>
    <w:rsid w:val="00CF59E4"/>
    <w:rsid w:val="00CF5F86"/>
    <w:rsid w:val="00CF6B9E"/>
    <w:rsid w:val="00CF6E77"/>
    <w:rsid w:val="00CF6FA9"/>
    <w:rsid w:val="00CF7D80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544B"/>
    <w:rsid w:val="00D35C50"/>
    <w:rsid w:val="00D35CC0"/>
    <w:rsid w:val="00D35E30"/>
    <w:rsid w:val="00D362B9"/>
    <w:rsid w:val="00D36439"/>
    <w:rsid w:val="00D364F3"/>
    <w:rsid w:val="00D376D1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595"/>
    <w:rsid w:val="00D457CA"/>
    <w:rsid w:val="00D45BB0"/>
    <w:rsid w:val="00D46F09"/>
    <w:rsid w:val="00D4764D"/>
    <w:rsid w:val="00D50A6C"/>
    <w:rsid w:val="00D50BA7"/>
    <w:rsid w:val="00D518C7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841"/>
    <w:rsid w:val="00D569C1"/>
    <w:rsid w:val="00D56DFB"/>
    <w:rsid w:val="00D57A44"/>
    <w:rsid w:val="00D60367"/>
    <w:rsid w:val="00D60420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52A9"/>
    <w:rsid w:val="00D85E4F"/>
    <w:rsid w:val="00D86010"/>
    <w:rsid w:val="00D86307"/>
    <w:rsid w:val="00D86BAE"/>
    <w:rsid w:val="00D86DF1"/>
    <w:rsid w:val="00D872FF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BCE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3215"/>
    <w:rsid w:val="00DD34E3"/>
    <w:rsid w:val="00DD3767"/>
    <w:rsid w:val="00DD3934"/>
    <w:rsid w:val="00DD4508"/>
    <w:rsid w:val="00DD4BC4"/>
    <w:rsid w:val="00DD504B"/>
    <w:rsid w:val="00DD534B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6F7"/>
    <w:rsid w:val="00DE0303"/>
    <w:rsid w:val="00DE092D"/>
    <w:rsid w:val="00DE0A06"/>
    <w:rsid w:val="00DE0BC3"/>
    <w:rsid w:val="00DE1229"/>
    <w:rsid w:val="00DE12A6"/>
    <w:rsid w:val="00DE155D"/>
    <w:rsid w:val="00DE1A77"/>
    <w:rsid w:val="00DE2C58"/>
    <w:rsid w:val="00DE2F23"/>
    <w:rsid w:val="00DE3E50"/>
    <w:rsid w:val="00DE403B"/>
    <w:rsid w:val="00DE4615"/>
    <w:rsid w:val="00DE59A4"/>
    <w:rsid w:val="00DE5CA8"/>
    <w:rsid w:val="00DE5D3C"/>
    <w:rsid w:val="00DE684B"/>
    <w:rsid w:val="00DE6940"/>
    <w:rsid w:val="00DE732B"/>
    <w:rsid w:val="00DE7FB6"/>
    <w:rsid w:val="00DF01CA"/>
    <w:rsid w:val="00DF0580"/>
    <w:rsid w:val="00DF0983"/>
    <w:rsid w:val="00DF0DCF"/>
    <w:rsid w:val="00DF104E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2CAE"/>
    <w:rsid w:val="00E03094"/>
    <w:rsid w:val="00E0321F"/>
    <w:rsid w:val="00E038FF"/>
    <w:rsid w:val="00E048C7"/>
    <w:rsid w:val="00E04976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68E5"/>
    <w:rsid w:val="00E26E18"/>
    <w:rsid w:val="00E275BB"/>
    <w:rsid w:val="00E277BF"/>
    <w:rsid w:val="00E27A68"/>
    <w:rsid w:val="00E27FBA"/>
    <w:rsid w:val="00E3061D"/>
    <w:rsid w:val="00E3065F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ED4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D5B"/>
    <w:rsid w:val="00E61216"/>
    <w:rsid w:val="00E612F0"/>
    <w:rsid w:val="00E6214E"/>
    <w:rsid w:val="00E626B8"/>
    <w:rsid w:val="00E62A0C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8A9"/>
    <w:rsid w:val="00E83AEB"/>
    <w:rsid w:val="00E8431A"/>
    <w:rsid w:val="00E843D1"/>
    <w:rsid w:val="00E84973"/>
    <w:rsid w:val="00E84AC7"/>
    <w:rsid w:val="00E84F94"/>
    <w:rsid w:val="00E861C1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4664"/>
    <w:rsid w:val="00ED4680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87B"/>
    <w:rsid w:val="00F07AE3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22FB"/>
    <w:rsid w:val="00F22A2E"/>
    <w:rsid w:val="00F232FF"/>
    <w:rsid w:val="00F24293"/>
    <w:rsid w:val="00F24A68"/>
    <w:rsid w:val="00F2616B"/>
    <w:rsid w:val="00F267E9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A1C"/>
    <w:rsid w:val="00F60098"/>
    <w:rsid w:val="00F60106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BEE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862"/>
    <w:rsid w:val="00F95E5A"/>
    <w:rsid w:val="00F9694E"/>
    <w:rsid w:val="00F97135"/>
    <w:rsid w:val="00FA0969"/>
    <w:rsid w:val="00FA0B6A"/>
    <w:rsid w:val="00FA0FD1"/>
    <w:rsid w:val="00FA104E"/>
    <w:rsid w:val="00FA181C"/>
    <w:rsid w:val="00FA22AD"/>
    <w:rsid w:val="00FA27FB"/>
    <w:rsid w:val="00FA2986"/>
    <w:rsid w:val="00FA323E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B7"/>
    <w:rsid w:val="00FC3E84"/>
    <w:rsid w:val="00FC3F38"/>
    <w:rsid w:val="00FC40DB"/>
    <w:rsid w:val="00FC4338"/>
    <w:rsid w:val="00FC4EB8"/>
    <w:rsid w:val="00FC53A0"/>
    <w:rsid w:val="00FC5C76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327F"/>
    <w:rsid w:val="00FD3E4B"/>
    <w:rsid w:val="00FD585A"/>
    <w:rsid w:val="00FD62F8"/>
    <w:rsid w:val="00FD68E9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374"/>
    <w:rsid w:val="00FF667A"/>
    <w:rsid w:val="00FF675A"/>
    <w:rsid w:val="00FF69C6"/>
    <w:rsid w:val="00FF6D12"/>
    <w:rsid w:val="00FF7CE1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4B0FB9BB-D7D5-4507-BAAF-5B7FE4023131}"/>
</file>

<file path=customXml/itemProps2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26</Pages>
  <Words>3152</Words>
  <Characters>17968</Characters>
  <Application>Microsoft Office Word</Application>
  <DocSecurity>0</DocSecurity>
  <Lines>149</Lines>
  <Paragraphs>42</Paragraphs>
  <ScaleCrop>false</ScaleCrop>
  <Company>sgmw</Company>
  <LinksUpToDate>false</LinksUpToDate>
  <CharactersWithSpaces>21078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206</cp:revision>
  <cp:lastPrinted>2025-08-14T18:50:00Z</cp:lastPrinted>
  <dcterms:created xsi:type="dcterms:W3CDTF">2025-12-05T09:27:00Z</dcterms:created>
  <dcterms:modified xsi:type="dcterms:W3CDTF">2026-01-16T02:50:00Z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
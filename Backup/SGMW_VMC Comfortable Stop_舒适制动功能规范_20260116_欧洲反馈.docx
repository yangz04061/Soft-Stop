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E6C9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41AE8AC1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600DF0DE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1DE5DED" w14:textId="77777777" w:rsidR="009E3A7B" w:rsidRDefault="009E3A7B">
      <w:pPr>
        <w:ind w:firstLineChars="0" w:firstLine="0"/>
        <w:rPr>
          <w:rFonts w:ascii="Arial" w:eastAsiaTheme="minorEastAsia" w:hAnsi="Arial" w:cs="Arial"/>
          <w:b/>
          <w:szCs w:val="21"/>
        </w:rPr>
      </w:pPr>
    </w:p>
    <w:p w14:paraId="1AC60872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SGMW</w:t>
      </w:r>
    </w:p>
    <w:p w14:paraId="3A3EAB7F" w14:textId="77777777" w:rsidR="009E3A7B" w:rsidRDefault="00FF6374">
      <w:pPr>
        <w:ind w:firstLineChars="0" w:firstLine="0"/>
        <w:jc w:val="center"/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Functional Specification</w:t>
      </w:r>
    </w:p>
    <w:p w14:paraId="1145F5D1" w14:textId="77777777" w:rsidR="009E3A7B" w:rsidRDefault="00FF6374">
      <w:pPr>
        <w:ind w:firstLineChars="0" w:firstLine="0"/>
        <w:jc w:val="center"/>
        <w:rPr>
          <w:rFonts w:ascii="Arial" w:eastAsiaTheme="minorEastAsia" w:hAnsi="Arial" w:cs="Arial"/>
          <w:b/>
          <w:szCs w:val="21"/>
        </w:rPr>
      </w:pPr>
      <w:r>
        <w:rPr>
          <w:rFonts w:ascii="Microsoft YaHei" w:eastAsia="Microsoft YaHei" w:hAnsi="Microsoft YaHei" w:cs="Microsoft YaHei" w:hint="eastAsia"/>
          <w:b/>
          <w:bCs/>
          <w:sz w:val="48"/>
          <w:szCs w:val="48"/>
        </w:rPr>
        <w:t>功能规范</w:t>
      </w:r>
    </w:p>
    <w:p w14:paraId="43F3FBC3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020E417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77F1E245" w14:textId="77777777" w:rsidR="009E3A7B" w:rsidRDefault="009E3A7B">
      <w:pPr>
        <w:ind w:firstLine="422"/>
        <w:rPr>
          <w:rFonts w:ascii="Arial" w:eastAsiaTheme="minorEastAsia" w:hAnsi="Arial" w:cs="Arial"/>
          <w:b/>
          <w:szCs w:val="21"/>
        </w:rPr>
      </w:pPr>
    </w:p>
    <w:p w14:paraId="158256D3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44499A78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56B7C1D0" w14:textId="77777777" w:rsidR="009E3A7B" w:rsidRDefault="009E3A7B">
      <w:pPr>
        <w:spacing w:line="360" w:lineRule="auto"/>
        <w:ind w:firstLineChars="0" w:firstLine="0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629328B2" w14:textId="77777777" w:rsidR="009E3A7B" w:rsidRDefault="00FF6374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Arial" w:eastAsiaTheme="minorEastAsia" w:hAnsi="Arial" w:cs="Arial"/>
          <w:b/>
          <w:kern w:val="0"/>
          <w:sz w:val="36"/>
          <w:szCs w:val="36"/>
        </w:rPr>
      </w:pPr>
      <w:r>
        <w:rPr>
          <w:rFonts w:ascii="Arial" w:eastAsiaTheme="minorEastAsia" w:hAnsi="Arial" w:cs="Arial"/>
          <w:b/>
          <w:kern w:val="0"/>
          <w:sz w:val="36"/>
          <w:szCs w:val="36"/>
        </w:rPr>
        <w:t>会签：</w:t>
      </w:r>
    </w:p>
    <w:p w14:paraId="428D103A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38B45990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9DCB0A4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227180C9" w14:textId="77777777" w:rsidR="009E3A7B" w:rsidRDefault="009E3A7B">
      <w:pPr>
        <w:spacing w:line="360" w:lineRule="auto"/>
        <w:ind w:firstLine="482"/>
        <w:rPr>
          <w:rFonts w:ascii="Arial" w:eastAsiaTheme="minorEastAsia" w:hAnsi="Arial" w:cs="Arial"/>
          <w:b/>
          <w:kern w:val="0"/>
          <w:sz w:val="24"/>
          <w:szCs w:val="24"/>
          <w:u w:val="single"/>
        </w:rPr>
      </w:pPr>
    </w:p>
    <w:p w14:paraId="77666693" w14:textId="77777777" w:rsidR="009E3A7B" w:rsidRDefault="009E3A7B">
      <w:pPr>
        <w:autoSpaceDE w:val="0"/>
        <w:autoSpaceDN w:val="0"/>
        <w:adjustRightInd w:val="0"/>
        <w:spacing w:line="360" w:lineRule="auto"/>
        <w:ind w:firstLineChars="0" w:firstLine="0"/>
        <w:jc w:val="left"/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</w:pPr>
    </w:p>
    <w:p w14:paraId="2E7A0127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2"/>
          <w:szCs w:val="32"/>
          <w:u w:val="single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编制</w:t>
      </w:r>
      <w:bookmarkStart w:id="0" w:name="OLE_LINK13"/>
      <w:r>
        <w:rPr>
          <w:rFonts w:cs="KaiTi_GB2312" w:hint="eastAsia"/>
          <w:bCs/>
          <w:kern w:val="0"/>
          <w:sz w:val="36"/>
          <w:szCs w:val="36"/>
        </w:rPr>
        <w:t>：</w:t>
      </w:r>
      <w:bookmarkEnd w:id="0"/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校对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</w:p>
    <w:p w14:paraId="198AF070" w14:textId="77777777" w:rsidR="009E3A7B" w:rsidRDefault="00FF6374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cs="KaiTi_GB2312"/>
          <w:b/>
          <w:kern w:val="0"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审核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    </w:t>
      </w:r>
      <w:r>
        <w:rPr>
          <w:rFonts w:ascii="Microsoft YaHei" w:eastAsia="Microsoft YaHei" w:hAnsi="Microsoft YaHei" w:cs="Microsoft YaHei" w:hint="eastAsia"/>
          <w:bCs/>
          <w:kern w:val="0"/>
          <w:sz w:val="36"/>
          <w:szCs w:val="36"/>
        </w:rPr>
        <w:t>批准</w:t>
      </w:r>
      <w:r>
        <w:rPr>
          <w:rFonts w:cs="KaiTi_GB2312" w:hint="eastAsia"/>
          <w:bCs/>
          <w:kern w:val="0"/>
          <w:sz w:val="36"/>
          <w:szCs w:val="36"/>
        </w:rPr>
        <w:t>：</w:t>
      </w:r>
      <w:r>
        <w:rPr>
          <w:rFonts w:cs="KaiTi_GB2312" w:hint="eastAsia"/>
          <w:b/>
          <w:kern w:val="0"/>
          <w:sz w:val="32"/>
          <w:szCs w:val="32"/>
          <w:u w:val="single"/>
        </w:rPr>
        <w:t xml:space="preserve">                     </w:t>
      </w:r>
      <w:bookmarkStart w:id="1" w:name="_Toc300214617"/>
      <w:bookmarkStart w:id="2" w:name="_Toc300845520"/>
    </w:p>
    <w:p w14:paraId="0236C62B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0A5D0C0F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2EA443EA" w14:textId="77777777" w:rsidR="009E3A7B" w:rsidRDefault="009E3A7B">
      <w:pPr>
        <w:autoSpaceDE w:val="0"/>
        <w:autoSpaceDN w:val="0"/>
        <w:adjustRightInd w:val="0"/>
        <w:snapToGrid w:val="0"/>
        <w:ind w:firstLineChars="0" w:firstLine="0"/>
        <w:jc w:val="left"/>
        <w:rPr>
          <w:rFonts w:ascii="Arial" w:eastAsiaTheme="minorEastAsia" w:hAnsi="Arial" w:cs="Arial"/>
          <w:b/>
          <w:sz w:val="40"/>
          <w:szCs w:val="40"/>
        </w:rPr>
      </w:pPr>
    </w:p>
    <w:p w14:paraId="6ECE35C6" w14:textId="77777777" w:rsidR="009E3A7B" w:rsidRDefault="00FF6374">
      <w:pPr>
        <w:autoSpaceDE w:val="0"/>
        <w:autoSpaceDN w:val="0"/>
        <w:adjustRightInd w:val="0"/>
        <w:snapToGrid w:val="0"/>
        <w:ind w:firstLineChars="100" w:firstLine="402"/>
        <w:jc w:val="center"/>
      </w:pPr>
      <w:r>
        <w:rPr>
          <w:rFonts w:ascii="Arial" w:eastAsiaTheme="minorEastAsia" w:hAnsi="Arial" w:cs="Arial"/>
          <w:b/>
          <w:sz w:val="40"/>
          <w:szCs w:val="40"/>
        </w:rPr>
        <w:lastRenderedPageBreak/>
        <w:t>目录</w:t>
      </w:r>
      <w:bookmarkEnd w:id="1"/>
      <w:bookmarkEnd w:id="2"/>
    </w:p>
    <w:p w14:paraId="77F1CC59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r>
        <w:rPr>
          <w:rFonts w:ascii="Arial" w:eastAsiaTheme="minorEastAsia" w:hAnsi="Arial" w:cs="Arial"/>
        </w:rPr>
        <w:fldChar w:fldCharType="begin"/>
      </w:r>
      <w:r>
        <w:rPr>
          <w:rFonts w:ascii="Arial" w:eastAsiaTheme="minorEastAsia" w:hAnsi="Arial" w:cs="Arial"/>
        </w:rPr>
        <w:instrText xml:space="preserve"> TOC \o "1-3" \h \z \u </w:instrText>
      </w:r>
      <w:r>
        <w:rPr>
          <w:rFonts w:ascii="Arial" w:eastAsiaTheme="minorEastAsia" w:hAnsi="Arial" w:cs="Arial"/>
        </w:rPr>
        <w:fldChar w:fldCharType="separate"/>
      </w:r>
      <w:hyperlink w:anchor="_Toc207715797" w:history="1">
        <w:r>
          <w:rPr>
            <w:rStyle w:val="affff3"/>
            <w:rFonts w:hint="eastAsia"/>
          </w:rPr>
          <w:t xml:space="preserve">1 </w:t>
        </w:r>
        <w:r>
          <w:rPr>
            <w:rStyle w:val="affff3"/>
            <w:rFonts w:hint="eastAsia"/>
          </w:rPr>
          <w:t>文档范围及控制方法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2396BA5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8" w:history="1">
        <w:r>
          <w:rPr>
            <w:rStyle w:val="affff3"/>
            <w:rFonts w:hint="eastAsia"/>
          </w:rPr>
          <w:t xml:space="preserve">1.1 </w:t>
        </w:r>
        <w:r>
          <w:rPr>
            <w:rStyle w:val="affff3"/>
            <w:rFonts w:hint="eastAsia"/>
          </w:rPr>
          <w:t>版本历史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FE34F6A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799" w:history="1">
        <w:r>
          <w:rPr>
            <w:rStyle w:val="affff3"/>
            <w:rFonts w:hint="eastAsia"/>
          </w:rPr>
          <w:t xml:space="preserve">1.2 </w:t>
        </w:r>
        <w:r>
          <w:rPr>
            <w:rStyle w:val="affff3"/>
            <w:rFonts w:hint="eastAsia"/>
          </w:rPr>
          <w:t>缩写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_Toc207715799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E6A716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0" w:history="1">
        <w:r>
          <w:rPr>
            <w:rStyle w:val="affff3"/>
            <w:rFonts w:hint="eastAsia"/>
          </w:rPr>
          <w:t xml:space="preserve">1.3 </w:t>
        </w:r>
        <w:r>
          <w:rPr>
            <w:rStyle w:val="affff3"/>
            <w:rFonts w:hint="eastAsia"/>
          </w:rPr>
          <w:t>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48C178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1" w:history="1">
        <w:r>
          <w:rPr>
            <w:rStyle w:val="affff3"/>
            <w:rFonts w:hint="eastAsia"/>
          </w:rPr>
          <w:t xml:space="preserve">1.4 </w:t>
        </w:r>
        <w:r>
          <w:rPr>
            <w:rStyle w:val="affff3"/>
            <w:rFonts w:hint="eastAsia"/>
          </w:rPr>
          <w:t>适用范围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2D6ED9CD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2" w:history="1">
        <w:r>
          <w:rPr>
            <w:rStyle w:val="affff3"/>
            <w:rFonts w:hint="eastAsia"/>
          </w:rPr>
          <w:t xml:space="preserve">1.5 </w:t>
        </w:r>
        <w:r>
          <w:rPr>
            <w:rStyle w:val="affff3"/>
            <w:rFonts w:hint="eastAsia"/>
          </w:rPr>
          <w:t>文档批准权力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0A665D1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3" w:history="1">
        <w:r>
          <w:rPr>
            <w:rStyle w:val="affff3"/>
            <w:rFonts w:hint="eastAsia"/>
          </w:rPr>
          <w:t xml:space="preserve">1.6 </w:t>
        </w:r>
        <w:r>
          <w:rPr>
            <w:rStyle w:val="affff3"/>
            <w:rFonts w:hint="eastAsia"/>
          </w:rPr>
          <w:t>文档变更控制流程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A9CBC5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4" w:history="1">
        <w:r>
          <w:rPr>
            <w:rStyle w:val="affff3"/>
            <w:rFonts w:hint="eastAsia"/>
          </w:rPr>
          <w:t xml:space="preserve">1.7 </w:t>
        </w:r>
        <w:r>
          <w:rPr>
            <w:rStyle w:val="affff3"/>
            <w:rFonts w:hint="eastAsia"/>
          </w:rPr>
          <w:t>规范性引用文件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9F174DF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5" w:history="1">
        <w:r>
          <w:rPr>
            <w:rStyle w:val="affff3"/>
            <w:rFonts w:hint="eastAsia"/>
          </w:rPr>
          <w:t xml:space="preserve">1.8 </w:t>
        </w:r>
        <w:r>
          <w:rPr>
            <w:rStyle w:val="affff3"/>
            <w:rFonts w:hint="eastAsia"/>
          </w:rPr>
          <w:t>命名办法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4F1D7C1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6" w:history="1">
        <w:r>
          <w:rPr>
            <w:rStyle w:val="affff3"/>
            <w:rFonts w:hint="eastAsia"/>
          </w:rPr>
          <w:t xml:space="preserve">1.8.1 </w:t>
        </w:r>
        <w:r>
          <w:rPr>
            <w:rStyle w:val="affff3"/>
            <w:rFonts w:hint="eastAsia"/>
          </w:rPr>
          <w:t>日期表示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92F03A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7" w:history="1">
        <w:r>
          <w:rPr>
            <w:rStyle w:val="affff3"/>
            <w:rFonts w:hint="eastAsia"/>
          </w:rPr>
          <w:t xml:space="preserve">1.8.2 </w:t>
        </w:r>
        <w:r>
          <w:rPr>
            <w:rStyle w:val="affff3"/>
            <w:rFonts w:hint="eastAsia"/>
          </w:rPr>
          <w:t>文件版本编号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5BAB1FF0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8" w:history="1">
        <w:r>
          <w:rPr>
            <w:rStyle w:val="affff3"/>
            <w:rFonts w:hint="eastAsia"/>
          </w:rPr>
          <w:t xml:space="preserve">1.8.3 </w:t>
        </w:r>
        <w:r>
          <w:rPr>
            <w:rStyle w:val="affff3"/>
            <w:rFonts w:hint="eastAsia"/>
          </w:rPr>
          <w:t>文件命名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4EF51BF8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09" w:history="1">
        <w:r>
          <w:rPr>
            <w:rStyle w:val="affff3"/>
            <w:rFonts w:hint="eastAsia"/>
          </w:rPr>
          <w:t xml:space="preserve">2 </w:t>
        </w:r>
        <w:r>
          <w:rPr>
            <w:rStyle w:val="affff3"/>
            <w:rFonts w:hint="eastAsia"/>
          </w:rPr>
          <w:t>功能描述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_Toc207715809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2C3ED482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0" w:history="1">
        <w:r>
          <w:rPr>
            <w:rStyle w:val="affff3"/>
            <w:rFonts w:hint="eastAsia"/>
          </w:rPr>
          <w:t xml:space="preserve">3 </w:t>
        </w:r>
        <w:r>
          <w:rPr>
            <w:rStyle w:val="affff3"/>
            <w:rFonts w:hint="eastAsia"/>
          </w:rPr>
          <w:t>系统架构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16B49C9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1" w:history="1">
        <w:r>
          <w:rPr>
            <w:rStyle w:val="affff3"/>
            <w:rFonts w:hint="eastAsia"/>
          </w:rPr>
          <w:t xml:space="preserve">3.1 </w:t>
        </w:r>
        <w:r>
          <w:rPr>
            <w:rStyle w:val="affff3"/>
            <w:rFonts w:hint="eastAsia"/>
          </w:rPr>
          <w:t>功能架构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7</w:t>
        </w:r>
        <w:r>
          <w:rPr>
            <w:rFonts w:hint="eastAsia"/>
          </w:rPr>
          <w:fldChar w:fldCharType="end"/>
        </w:r>
      </w:hyperlink>
    </w:p>
    <w:p w14:paraId="0BFA4D3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2" w:history="1">
        <w:r>
          <w:rPr>
            <w:rStyle w:val="affff3"/>
            <w:rFonts w:hint="eastAsia"/>
          </w:rPr>
          <w:t xml:space="preserve">3.1.1 </w:t>
        </w:r>
        <w:r>
          <w:rPr>
            <w:rStyle w:val="affff3"/>
            <w:rFonts w:hint="eastAsia"/>
          </w:rPr>
          <w:t>与子系统自身控制功能边界区分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1C71A688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3" w:history="1">
        <w:r>
          <w:rPr>
            <w:rStyle w:val="affff3"/>
            <w:rFonts w:hint="eastAsia"/>
          </w:rPr>
          <w:t xml:space="preserve">3.2 </w:t>
        </w:r>
        <w:r>
          <w:rPr>
            <w:rStyle w:val="affff3"/>
            <w:rFonts w:hint="eastAsia"/>
          </w:rPr>
          <w:t>功能状态机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4F0E6312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4" w:history="1">
        <w:r>
          <w:rPr>
            <w:rStyle w:val="affff3"/>
            <w:rFonts w:hint="eastAsia"/>
          </w:rPr>
          <w:t xml:space="preserve">3.3 </w:t>
        </w:r>
        <w:r>
          <w:rPr>
            <w:rStyle w:val="affff3"/>
            <w:rFonts w:hint="eastAsia"/>
          </w:rPr>
          <w:t>功能接口描述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8</w:t>
        </w:r>
        <w:r>
          <w:rPr>
            <w:rFonts w:hint="eastAsia"/>
          </w:rPr>
          <w:fldChar w:fldCharType="end"/>
        </w:r>
      </w:hyperlink>
    </w:p>
    <w:p w14:paraId="75FB7972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5" w:history="1">
        <w:r>
          <w:rPr>
            <w:rStyle w:val="affff3"/>
            <w:rFonts w:hint="eastAsia"/>
          </w:rPr>
          <w:t xml:space="preserve">3.3.1 </w:t>
        </w:r>
        <w:r>
          <w:rPr>
            <w:rStyle w:val="affff3"/>
            <w:rFonts w:hint="eastAsia"/>
          </w:rPr>
          <w:t>总线信号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9</w:t>
        </w:r>
        <w:r>
          <w:rPr>
            <w:rFonts w:hint="eastAsia"/>
          </w:rPr>
          <w:fldChar w:fldCharType="end"/>
        </w:r>
      </w:hyperlink>
    </w:p>
    <w:p w14:paraId="4B6F1315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6" w:history="1">
        <w:r>
          <w:rPr>
            <w:rStyle w:val="affff3"/>
            <w:rFonts w:hint="eastAsia"/>
          </w:rPr>
          <w:t xml:space="preserve">4 </w:t>
        </w:r>
        <w:r>
          <w:rPr>
            <w:rStyle w:val="affff3"/>
            <w:rFonts w:hint="eastAsia"/>
          </w:rPr>
          <w:t>执行器需求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7F3BF274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7" w:history="1">
        <w:r>
          <w:rPr>
            <w:rStyle w:val="affff3"/>
            <w:rFonts w:hint="eastAsia"/>
          </w:rPr>
          <w:t xml:space="preserve">4.1 </w:t>
        </w:r>
        <w:r>
          <w:rPr>
            <w:rStyle w:val="affff3"/>
            <w:rFonts w:hint="eastAsia"/>
          </w:rPr>
          <w:t>执行器安全需求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39D14693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8" w:history="1">
        <w:r>
          <w:rPr>
            <w:rStyle w:val="affff3"/>
            <w:rFonts w:hint="eastAsia"/>
          </w:rPr>
          <w:t xml:space="preserve">5 </w:t>
        </w:r>
        <w:r>
          <w:rPr>
            <w:rStyle w:val="affff3"/>
            <w:rFonts w:hint="eastAsia"/>
          </w:rPr>
          <w:t>功能逻辑策略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2C8D47C0" w14:textId="77777777" w:rsidR="009E3A7B" w:rsidRDefault="00FF6374">
      <w:pPr>
        <w:pStyle w:val="TOC2"/>
        <w:tabs>
          <w:tab w:val="right" w:leader="dot" w:pos="9628"/>
        </w:tabs>
        <w:ind w:left="42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19" w:history="1">
        <w:r>
          <w:rPr>
            <w:rStyle w:val="affff3"/>
            <w:rFonts w:hint="eastAsia"/>
          </w:rPr>
          <w:t xml:space="preserve">5.1 </w:t>
        </w:r>
        <w:r>
          <w:rPr>
            <w:rStyle w:val="affff3"/>
            <w:rFonts w:hint="eastAsia"/>
          </w:rPr>
          <w:t>功能逻辑策略概览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43065C21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0" w:history="1">
        <w:r>
          <w:rPr>
            <w:rStyle w:val="affff3"/>
            <w:rFonts w:hint="eastAsia"/>
          </w:rPr>
          <w:t xml:space="preserve">5.1.1 </w:t>
        </w:r>
        <w:r>
          <w:rPr>
            <w:rStyle w:val="affff3"/>
            <w:rFonts w:hint="eastAsia"/>
          </w:rPr>
          <w:t>功能激活和退出策略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10</w:t>
        </w:r>
        <w:r>
          <w:rPr>
            <w:rFonts w:hint="eastAsia"/>
          </w:rPr>
          <w:fldChar w:fldCharType="end"/>
        </w:r>
      </w:hyperlink>
    </w:p>
    <w:p w14:paraId="66092D7C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1" w:history="1">
        <w:r>
          <w:rPr>
            <w:rStyle w:val="affff3"/>
            <w:rFonts w:hint="eastAsia"/>
          </w:rPr>
          <w:t xml:space="preserve">5.1.2 </w:t>
        </w:r>
        <w:r>
          <w:rPr>
            <w:rStyle w:val="affff3"/>
            <w:rFonts w:hint="eastAsia"/>
          </w:rPr>
          <w:t>控制逻辑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11</w:t>
        </w:r>
        <w:r>
          <w:rPr>
            <w:rFonts w:hint="eastAsia"/>
          </w:rPr>
          <w:fldChar w:fldCharType="end"/>
        </w:r>
      </w:hyperlink>
    </w:p>
    <w:p w14:paraId="0922E38A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2" w:history="1">
        <w:r>
          <w:rPr>
            <w:rStyle w:val="affff3"/>
            <w:rFonts w:hint="eastAsia"/>
          </w:rPr>
          <w:t xml:space="preserve">5.1.3 </w:t>
        </w:r>
        <w:r>
          <w:rPr>
            <w:rStyle w:val="affff3"/>
            <w:rFonts w:hint="eastAsia"/>
          </w:rPr>
          <w:t>功能降级策略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1A7FD16B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3" w:history="1">
        <w:r>
          <w:rPr>
            <w:rStyle w:val="affff3"/>
            <w:rFonts w:hint="eastAsia"/>
          </w:rPr>
          <w:t xml:space="preserve">5.1.4 </w:t>
        </w:r>
        <w:r>
          <w:rPr>
            <w:rStyle w:val="affff3"/>
            <w:rFonts w:hint="eastAsia"/>
          </w:rPr>
          <w:t>技术指标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3491B6C3" w14:textId="77777777" w:rsidR="009E3A7B" w:rsidRDefault="00FF6374">
      <w:pPr>
        <w:pStyle w:val="TOC3"/>
        <w:tabs>
          <w:tab w:val="right" w:leader="dot" w:pos="9628"/>
        </w:tabs>
        <w:ind w:left="840"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4" w:history="1">
        <w:r>
          <w:rPr>
            <w:rStyle w:val="affff3"/>
            <w:rFonts w:hint="eastAsia"/>
          </w:rPr>
          <w:t xml:space="preserve">5.1.5 </w:t>
        </w:r>
        <w:r>
          <w:rPr>
            <w:rStyle w:val="affff3"/>
            <w:rFonts w:hint="eastAsia"/>
          </w:rPr>
          <w:t>验收准则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12</w:t>
        </w:r>
        <w:r>
          <w:rPr>
            <w:rFonts w:hint="eastAsia"/>
          </w:rPr>
          <w:fldChar w:fldCharType="end"/>
        </w:r>
      </w:hyperlink>
    </w:p>
    <w:p w14:paraId="551D15DB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5" w:history="1">
        <w:r>
          <w:rPr>
            <w:rStyle w:val="affff3"/>
            <w:rFonts w:hint="eastAsia"/>
          </w:rPr>
          <w:t xml:space="preserve">6 </w:t>
        </w:r>
        <w:r>
          <w:rPr>
            <w:rStyle w:val="affff3"/>
            <w:rFonts w:hint="eastAsia"/>
          </w:rPr>
          <w:t>显示策略</w:t>
        </w:r>
        <w:r>
          <w:rPr>
            <w:rStyle w:val="affff3"/>
            <w:rFonts w:hint="eastAsia"/>
          </w:rPr>
          <w:t>(HMI)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57DC432E" w14:textId="77777777" w:rsidR="009E3A7B" w:rsidRDefault="00FF6374">
      <w:pPr>
        <w:pStyle w:val="TOC1"/>
        <w:tabs>
          <w:tab w:val="right" w:leader="dot" w:pos="9628"/>
        </w:tabs>
        <w:ind w:firstLine="420"/>
        <w:rPr>
          <w:rFonts w:asciiTheme="minorHAnsi" w:eastAsiaTheme="minorEastAsia" w:hAnsiTheme="minorHAnsi" w:cstheme="minorBidi"/>
          <w:sz w:val="22"/>
          <w:szCs w:val="24"/>
          <w14:ligatures w14:val="standardContextual"/>
        </w:rPr>
      </w:pPr>
      <w:hyperlink w:anchor="_Toc207715826" w:history="1">
        <w:r>
          <w:rPr>
            <w:rStyle w:val="affff3"/>
            <w:rFonts w:hint="eastAsia"/>
          </w:rPr>
          <w:t xml:space="preserve">7 </w:t>
        </w:r>
        <w:r>
          <w:rPr>
            <w:rStyle w:val="affff3"/>
            <w:rFonts w:hint="eastAsia"/>
          </w:rPr>
          <w:t>法律法规需求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_Toc207715826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13</w:t>
        </w:r>
        <w:r>
          <w:rPr>
            <w:rFonts w:hint="eastAsia"/>
          </w:rPr>
          <w:fldChar w:fldCharType="end"/>
        </w:r>
      </w:hyperlink>
    </w:p>
    <w:p w14:paraId="6520D94B" w14:textId="77777777" w:rsidR="009E3A7B" w:rsidRDefault="00FF6374">
      <w:pPr>
        <w:ind w:firstLineChars="0"/>
        <w:rPr>
          <w:rFonts w:ascii="Arial" w:eastAsiaTheme="minorEastAsia" w:hAnsi="Arial" w:cs="Arial"/>
        </w:rPr>
        <w:sectPr w:rsidR="009E3A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418" w:left="1134" w:header="851" w:footer="992" w:gutter="0"/>
          <w:cols w:space="425"/>
          <w:docGrid w:type="lines" w:linePitch="312"/>
        </w:sectPr>
      </w:pPr>
      <w:r>
        <w:rPr>
          <w:rFonts w:ascii="Arial" w:eastAsiaTheme="minorEastAsia" w:hAnsi="Arial" w:cs="Arial"/>
        </w:rPr>
        <w:fldChar w:fldCharType="end"/>
      </w:r>
    </w:p>
    <w:p w14:paraId="383D1140" w14:textId="77777777" w:rsidR="009E3A7B" w:rsidRDefault="00FF6374">
      <w:pPr>
        <w:pStyle w:val="1"/>
      </w:pPr>
      <w:bookmarkStart w:id="3" w:name="_Toc300663629"/>
      <w:bookmarkStart w:id="4" w:name="_Toc300845521"/>
      <w:bookmarkStart w:id="5" w:name="_Toc21136"/>
      <w:bookmarkStart w:id="6" w:name="_Toc207715797"/>
      <w:r>
        <w:lastRenderedPageBreak/>
        <w:t>文档范围及控制方法</w:t>
      </w:r>
      <w:bookmarkEnd w:id="3"/>
      <w:bookmarkEnd w:id="4"/>
      <w:bookmarkEnd w:id="5"/>
      <w:bookmarkEnd w:id="6"/>
    </w:p>
    <w:p w14:paraId="19CB9985" w14:textId="77777777" w:rsidR="009E3A7B" w:rsidRDefault="00FF6374">
      <w:pPr>
        <w:pStyle w:val="2"/>
      </w:pPr>
      <w:bookmarkStart w:id="7" w:name="_Toc512104461"/>
      <w:bookmarkStart w:id="8" w:name="_Toc207715798"/>
      <w:bookmarkStart w:id="9" w:name="_Toc282167734"/>
      <w:bookmarkStart w:id="10" w:name="_Toc235243890"/>
      <w:bookmarkStart w:id="11" w:name="_Toc212959064"/>
      <w:bookmarkStart w:id="12" w:name="_Toc300845522"/>
      <w:bookmarkStart w:id="13" w:name="_Toc300663631"/>
      <w:r>
        <w:t>版本历史</w:t>
      </w:r>
      <w:bookmarkEnd w:id="7"/>
      <w:bookmarkEnd w:id="8"/>
    </w:p>
    <w:p w14:paraId="32CD51EB" w14:textId="77777777" w:rsidR="009E3A7B" w:rsidRDefault="009E3A7B">
      <w:pPr>
        <w:ind w:firstLine="420"/>
        <w:rPr>
          <w:lang w:val="zh-CN"/>
        </w:rPr>
      </w:pPr>
    </w:p>
    <w:tbl>
      <w:tblPr>
        <w:tblW w:w="49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3895"/>
        <w:gridCol w:w="2180"/>
        <w:gridCol w:w="1114"/>
        <w:gridCol w:w="1193"/>
      </w:tblGrid>
      <w:tr w:rsidR="009E3A7B" w14:paraId="28A38248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C6C9B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版本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DAF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变更内容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4EF7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变更原因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A4302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变更人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97613" w14:textId="77777777" w:rsidR="009E3A7B" w:rsidRDefault="00FF6374">
            <w:pPr>
              <w:ind w:firstLineChars="0" w:firstLine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日期</w:t>
            </w:r>
          </w:p>
        </w:tc>
      </w:tr>
      <w:tr w:rsidR="009E3A7B" w14:paraId="5977ACFD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9D3A8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v1.0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A329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优化初始版本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5082E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模板更改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78D99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蒙毓森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0BF6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2025/08/08</w:t>
            </w:r>
          </w:p>
        </w:tc>
      </w:tr>
      <w:tr w:rsidR="009E3A7B" w14:paraId="5D65FA50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450D5" w14:textId="77777777" w:rsidR="009E3A7B" w:rsidRDefault="00FF6374">
            <w:pPr>
              <w:ind w:firstLineChars="0" w:firstLine="0"/>
              <w:jc w:val="center"/>
            </w:pPr>
            <w:r>
              <w:t>V</w:t>
            </w:r>
            <w:r>
              <w:rPr>
                <w:rFonts w:hint="eastAsia"/>
              </w:rPr>
              <w:t>2.0</w:t>
            </w: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DDCEF" w14:textId="77777777" w:rsidR="009E3A7B" w:rsidRDefault="00FF6374">
            <w:pPr>
              <w:ind w:firstLineChars="0" w:firstLine="0"/>
              <w:rPr>
                <w:szCs w:val="21"/>
              </w:rPr>
            </w:pPr>
            <w:r>
              <w:rPr>
                <w:szCs w:val="21"/>
              </w:rPr>
              <w:t>Comfortable Stop</w:t>
            </w:r>
            <w:r>
              <w:rPr>
                <w:rFonts w:hint="eastAsia"/>
                <w:szCs w:val="21"/>
              </w:rPr>
              <w:t>舒适制动功能规范初版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A9B2" w14:textId="77777777" w:rsidR="009E3A7B" w:rsidRDefault="009E3A7B">
            <w:pPr>
              <w:ind w:firstLineChars="0" w:firstLine="0"/>
              <w:jc w:val="center"/>
              <w:rPr>
                <w:szCs w:val="21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E8A7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杨震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4A74" w14:textId="77777777" w:rsidR="009E3A7B" w:rsidRDefault="00FF6374">
            <w:pPr>
              <w:ind w:firstLineChars="0" w:firstLine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2025/10/20</w:t>
            </w:r>
          </w:p>
        </w:tc>
      </w:tr>
      <w:tr w:rsidR="009E3A7B" w14:paraId="7FF99C3B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B56B" w14:textId="77777777" w:rsidR="009E3A7B" w:rsidRDefault="009E3A7B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C81FE" w14:textId="77777777" w:rsidR="009E3A7B" w:rsidRDefault="009E3A7B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C8FC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51F9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FA2E9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  <w:tr w:rsidR="009E3A7B" w14:paraId="35F5BDB9" w14:textId="77777777">
        <w:trPr>
          <w:trHeight w:val="338"/>
          <w:jc w:val="center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B909A" w14:textId="77777777" w:rsidR="009E3A7B" w:rsidRDefault="009E3A7B">
            <w:pPr>
              <w:ind w:firstLineChars="0" w:firstLine="0"/>
              <w:jc w:val="center"/>
              <w:rPr>
                <w:highlight w:val="yellow"/>
              </w:rPr>
            </w:pPr>
          </w:p>
        </w:tc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1F83" w14:textId="77777777" w:rsidR="009E3A7B" w:rsidRDefault="009E3A7B">
            <w:pPr>
              <w:ind w:firstLineChars="0" w:firstLine="0"/>
              <w:rPr>
                <w:szCs w:val="21"/>
                <w:highlight w:val="yellow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CDF0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958DC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2E69B" w14:textId="77777777" w:rsidR="009E3A7B" w:rsidRDefault="009E3A7B">
            <w:pPr>
              <w:ind w:firstLineChars="0" w:firstLine="0"/>
              <w:jc w:val="center"/>
              <w:rPr>
                <w:szCs w:val="21"/>
                <w:highlight w:val="yellow"/>
              </w:rPr>
            </w:pPr>
          </w:p>
        </w:tc>
      </w:tr>
    </w:tbl>
    <w:p w14:paraId="2F7C2DE3" w14:textId="77777777" w:rsidR="009E3A7B" w:rsidRDefault="009E3A7B">
      <w:pPr>
        <w:ind w:firstLine="420"/>
        <w:rPr>
          <w:lang w:val="zh-CN"/>
        </w:rPr>
      </w:pPr>
    </w:p>
    <w:p w14:paraId="49F92279" w14:textId="77777777" w:rsidR="009E3A7B" w:rsidRDefault="00FF6374">
      <w:pPr>
        <w:pStyle w:val="2"/>
      </w:pPr>
      <w:bookmarkStart w:id="14" w:name="_Toc207715799"/>
      <w:r>
        <w:t>缩写</w:t>
      </w:r>
      <w:bookmarkEnd w:id="9"/>
      <w:bookmarkEnd w:id="10"/>
      <w:bookmarkEnd w:id="11"/>
      <w:bookmarkEnd w:id="12"/>
      <w:bookmarkEnd w:id="13"/>
      <w:bookmarkEnd w:id="14"/>
    </w:p>
    <w:tbl>
      <w:tblPr>
        <w:tblW w:w="9684" w:type="dxa"/>
        <w:tblInd w:w="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2"/>
        <w:gridCol w:w="1420"/>
        <w:gridCol w:w="4572"/>
        <w:gridCol w:w="2700"/>
      </w:tblGrid>
      <w:tr w:rsidR="009E3A7B" w14:paraId="71109182" w14:textId="77777777">
        <w:trPr>
          <w:trHeight w:val="294"/>
        </w:trPr>
        <w:tc>
          <w:tcPr>
            <w:tcW w:w="96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C60F5" w14:textId="77777777" w:rsidR="009E3A7B" w:rsidRDefault="00FF6374">
            <w:pPr>
              <w:widowControl/>
              <w:spacing w:line="72" w:lineRule="auto"/>
              <w:ind w:firstLine="40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 w:val="20"/>
                <w:szCs w:val="20"/>
                <w:lang w:bidi="ar"/>
              </w:rPr>
              <w:t>控制器模块缩写</w:t>
            </w:r>
          </w:p>
        </w:tc>
      </w:tr>
      <w:tr w:rsidR="009E3A7B" w14:paraId="7F5FE77E" w14:textId="77777777">
        <w:trPr>
          <w:trHeight w:val="90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AB27D5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系列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3D6BD" w14:textId="77777777" w:rsidR="009E3A7B" w:rsidRDefault="00FF6374">
            <w:pPr>
              <w:widowControl/>
              <w:spacing w:line="72" w:lineRule="auto"/>
              <w:ind w:firstLine="422"/>
              <w:jc w:val="left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缩写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F211FD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英文描述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A8DE2C" w14:textId="77777777" w:rsidR="009E3A7B" w:rsidRDefault="00FF6374">
            <w:pPr>
              <w:widowControl/>
              <w:spacing w:line="72" w:lineRule="auto"/>
              <w:ind w:firstLine="422"/>
              <w:jc w:val="center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中文描述</w:t>
            </w:r>
          </w:p>
        </w:tc>
      </w:tr>
      <w:tr w:rsidR="009E3A7B" w14:paraId="38E0B4E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0BEB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A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E23D2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D5057C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Anti-locked Braking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456F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防抱死制动系统</w:t>
            </w:r>
          </w:p>
        </w:tc>
      </w:tr>
      <w:tr w:rsidR="009E3A7B" w14:paraId="1FEFFE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887F9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293D23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F48CA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Adaptive Cruise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C5BCF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自适应巡航控制</w:t>
            </w:r>
          </w:p>
        </w:tc>
      </w:tr>
      <w:tr w:rsidR="009E3A7B" w14:paraId="013261B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F868AF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D4E03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AA3AE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Clutch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A28E1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自动离合器单元</w:t>
            </w:r>
          </w:p>
        </w:tc>
      </w:tr>
      <w:tr w:rsidR="009E3A7B" w14:paraId="7AD8E59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4DBCDBA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70120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AEB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0FB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Automatic Emergency Braking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10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自动紧急制动</w:t>
            </w:r>
          </w:p>
        </w:tc>
      </w:tr>
      <w:tr w:rsidR="009E3A7B" w14:paraId="1C1EB2D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ED9937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1BC37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AR-HUD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725D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Augmented Reality Head Up Display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E8129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增强现实抬头显示</w:t>
            </w:r>
          </w:p>
        </w:tc>
      </w:tr>
      <w:tr w:rsidR="009E3A7B" w14:paraId="0870969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0BF45C9" w14:textId="77777777" w:rsidR="009E3A7B" w:rsidRDefault="009E3A7B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E5078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AVM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5EF29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Around View Monitor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8DE40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全景影像系统</w:t>
            </w:r>
          </w:p>
        </w:tc>
      </w:tr>
      <w:tr w:rsidR="009E3A7B" w14:paraId="31381C2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ED65E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B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82C7B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34F83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Body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2276E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车身控制模块</w:t>
            </w:r>
          </w:p>
        </w:tc>
      </w:tr>
      <w:tr w:rsidR="009E3A7B" w14:paraId="5E2AD68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09C489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9A064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DEF8C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Battery Manage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9EC6D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动力电池管理系统</w:t>
            </w:r>
          </w:p>
        </w:tc>
      </w:tr>
      <w:tr w:rsidR="009E3A7B" w14:paraId="5E173FA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C75D1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 xml:space="preserve">C 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EFA27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3818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Charging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Distribut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5202AD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充电模块单元</w:t>
            </w:r>
          </w:p>
        </w:tc>
      </w:tr>
      <w:tr w:rsidR="009E3A7B" w14:paraId="1F35C800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CF2F969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570D0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9AD3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Mu-Split Compensation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B963C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分离路面补偿功能</w:t>
            </w:r>
          </w:p>
        </w:tc>
      </w:tr>
      <w:tr w:rsidR="009E3A7B" w14:paraId="30A3349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D46617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161EA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CDDU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A2891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Charging and Discharge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124F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充放电模块单元</w:t>
            </w:r>
          </w:p>
        </w:tc>
      </w:tr>
      <w:tr w:rsidR="009E3A7B" w14:paraId="507E964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025C5E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24D24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3A2E41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Combination Switch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B149AA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组合开关</w:t>
            </w:r>
          </w:p>
        </w:tc>
      </w:tr>
      <w:tr w:rsidR="009E3A7B" w14:paraId="5A9439E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358A4F9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D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BDA3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2C89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DC/DC Converter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FB5C0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直流直流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转换器</w:t>
            </w:r>
          </w:p>
        </w:tc>
      </w:tr>
      <w:tr w:rsidR="009E3A7B" w14:paraId="595B9C3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37D8A8B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238982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165E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Engine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21F646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发动机控制模块</w:t>
            </w:r>
          </w:p>
        </w:tc>
      </w:tr>
      <w:tr w:rsidR="009E3A7B" w14:paraId="0DED5A6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84807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0F53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F0C7B0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E_Booster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D9786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电子制动助力器</w:t>
            </w:r>
          </w:p>
        </w:tc>
      </w:tr>
      <w:tr w:rsidR="009E3A7B" w14:paraId="61DD92D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5B2818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FFCE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EHBI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35C9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Hydraulic Brake integrate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48A1F40" w14:textId="77777777" w:rsidR="009E3A7B" w:rsidRDefault="00FF6374">
            <w:pPr>
              <w:widowControl/>
              <w:spacing w:line="72" w:lineRule="auto"/>
              <w:ind w:firstLineChars="0" w:firstLine="0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集成式电子液压制动系统</w:t>
            </w:r>
          </w:p>
        </w:tc>
      </w:tr>
      <w:tr w:rsidR="009E3A7B" w14:paraId="752287D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56617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E5467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CD9E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Power Steering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340EA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电动转向系统</w:t>
            </w:r>
          </w:p>
        </w:tc>
      </w:tr>
      <w:tr w:rsidR="009E3A7B" w14:paraId="64AB9D7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8C20A1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08E24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EPB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DC944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Parking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Brke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B32531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电子驻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车制动系统</w:t>
            </w:r>
          </w:p>
        </w:tc>
      </w:tr>
      <w:tr w:rsidR="009E3A7B" w14:paraId="17FEA4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C573F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FFF97D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ESC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1C2C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Stability Control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4AA09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电子稳定系统</w:t>
            </w:r>
          </w:p>
        </w:tc>
      </w:tr>
      <w:tr w:rsidR="009E3A7B" w14:paraId="2A28D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0178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88759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13C76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Electric Vehicle Communication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DD5479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充电通讯控制模块</w:t>
            </w:r>
          </w:p>
        </w:tc>
      </w:tr>
      <w:tr w:rsidR="009E3A7B" w14:paraId="17B2CFB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CD7889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A1115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EXV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522AE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Electronic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EXpansion</w:t>
            </w:r>
            <w:proofErr w:type="spell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Valve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7F60D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电子膨胀阀</w:t>
            </w:r>
          </w:p>
        </w:tc>
      </w:tr>
      <w:tr w:rsidR="009E3A7B" w14:paraId="5DA519B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1D6FDB0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F25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EVP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EBD8A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Electronic Vacuum Pump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E3BBB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电子真空泵</w:t>
            </w:r>
          </w:p>
        </w:tc>
      </w:tr>
      <w:tr w:rsidR="009E3A7B" w14:paraId="5F325C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1D98C0E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G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DEBC7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F20B9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Gateway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B33CD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网关</w:t>
            </w:r>
          </w:p>
        </w:tc>
      </w:tr>
      <w:tr w:rsidR="009E3A7B" w14:paraId="03E30D3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A0DA46A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869476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E6276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Hybrid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D821E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混合动力控制器</w:t>
            </w:r>
          </w:p>
        </w:tc>
      </w:tr>
      <w:tr w:rsidR="009E3A7B" w14:paraId="5D7749B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7E998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I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D4796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142487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Body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E22A2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智能车身控模块</w:t>
            </w:r>
          </w:p>
        </w:tc>
      </w:tr>
      <w:tr w:rsidR="009E3A7B" w14:paraId="113FF34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53088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07A2AB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IBS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9C546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Battery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2FB5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智能蓄电池传感器</w:t>
            </w:r>
          </w:p>
        </w:tc>
      </w:tr>
      <w:tr w:rsidR="009E3A7B" w14:paraId="177297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D63E32C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0EF1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59E91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Instrument Cluster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84EF0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组合仪表</w:t>
            </w:r>
          </w:p>
        </w:tc>
      </w:tr>
      <w:tr w:rsidR="009E3A7B" w14:paraId="210A254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308D81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B14B4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A2C71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BC18A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车载娱乐系统</w:t>
            </w:r>
          </w:p>
        </w:tc>
      </w:tr>
      <w:tr w:rsidR="009E3A7B" w14:paraId="7028A73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448BC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9B4191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IDU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33EE4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Intelligent Driving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49395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智能驾驶控制器</w:t>
            </w:r>
          </w:p>
        </w:tc>
      </w:tr>
      <w:tr w:rsidR="009E3A7B" w14:paraId="74C492A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A51F6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3B1EA6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7AA8F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Immobilization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B1F3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防盗线圈</w:t>
            </w:r>
          </w:p>
        </w:tc>
      </w:tr>
      <w:tr w:rsidR="009E3A7B" w14:paraId="0F833DF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43B057B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L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74E206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LCA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3E6F7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Challenge Assist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469306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变道辅助系统</w:t>
            </w:r>
          </w:p>
        </w:tc>
      </w:tr>
      <w:tr w:rsidR="009E3A7B" w14:paraId="5F10BA1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8EC54E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82735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LDW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08FC4B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Lane Departure Warning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67B9B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车道偏离报警系统</w:t>
            </w:r>
          </w:p>
        </w:tc>
      </w:tr>
      <w:tr w:rsidR="009E3A7B" w14:paraId="1936B1A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FBF76D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40082E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LSDC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8684E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Low Speed Driving Characteristic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A59AF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低速驾驶特性</w:t>
            </w:r>
          </w:p>
        </w:tc>
      </w:tr>
      <w:tr w:rsidR="009E3A7B" w14:paraId="4565EF72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24AF94F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M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4B462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FCE588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A27D6B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驱动电机控制器</w:t>
            </w:r>
          </w:p>
        </w:tc>
      </w:tr>
      <w:tr w:rsidR="009E3A7B" w14:paraId="7092972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29FB9A2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4A1782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MSB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8B7D8E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Motor Seat Belt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F5CA7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电动马达安全带</w:t>
            </w:r>
          </w:p>
        </w:tc>
      </w:tr>
      <w:tr w:rsidR="009E3A7B" w14:paraId="7D683C2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BE12E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O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0E810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1CBA7C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On Bord 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F13AC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车载充电器</w:t>
            </w:r>
          </w:p>
        </w:tc>
      </w:tr>
      <w:tr w:rsidR="009E3A7B" w14:paraId="164DD00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D7B068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7974758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98D25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EC9FF2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车载诊断接口</w:t>
            </w:r>
          </w:p>
        </w:tc>
      </w:tr>
      <w:tr w:rsidR="009E3A7B" w14:paraId="56A038E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231C4F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A5D918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OCC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A45CB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OFF-board Conductive Charger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6863B5D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非车载传导式充电机</w:t>
            </w:r>
          </w:p>
        </w:tc>
      </w:tr>
      <w:tr w:rsidR="009E3A7B" w14:paraId="779EECD4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BB4A34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P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E8CA10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9C97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Powertrain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E6E46CC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动力系统控制模块总成</w:t>
            </w:r>
          </w:p>
        </w:tc>
      </w:tr>
      <w:tr w:rsidR="009E3A7B" w14:paraId="64EC6B8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6F0705C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135043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B083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575D80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副驾车窗电机总成</w:t>
            </w:r>
          </w:p>
        </w:tc>
      </w:tr>
      <w:tr w:rsidR="009E3A7B" w14:paraId="106341F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CE66A6B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8D6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PDSM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22F425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Passenger Door Switch Main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A112FCA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副驾开关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模块</w:t>
            </w:r>
          </w:p>
        </w:tc>
      </w:tr>
      <w:tr w:rsidR="009E3A7B" w14:paraId="61B9F1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AE62B38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14EDA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PEPS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EE894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Passive Entry Passive Start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615E9E0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无钥匙进入及一键启动系统</w:t>
            </w:r>
          </w:p>
        </w:tc>
      </w:tr>
      <w:tr w:rsidR="009E3A7B" w14:paraId="3585C5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58393E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3CDC73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PLG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860F2C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Power Lift Gate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A4DCB8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电动尾门控制模块</w:t>
            </w:r>
          </w:p>
        </w:tc>
      </w:tr>
      <w:tr w:rsidR="009E3A7B" w14:paraId="23F7AFE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F0F37" w14:textId="77777777" w:rsidR="009E3A7B" w:rsidRDefault="00FF6374">
            <w:pPr>
              <w:spacing w:line="72" w:lineRule="auto"/>
              <w:ind w:firstLine="422"/>
              <w:jc w:val="left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R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EF795FC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RRS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B41B8B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Reversing Radar </w:t>
            </w: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SensorModule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357377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倒车雷达传感器控制模块</w:t>
            </w:r>
          </w:p>
        </w:tc>
      </w:tr>
      <w:tr w:rsidR="009E3A7B" w14:paraId="32346C4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0247C1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2BAA2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RSM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CF80DD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Radar Sensor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337E40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雷达传感器模块</w:t>
            </w:r>
          </w:p>
        </w:tc>
      </w:tr>
      <w:tr w:rsidR="009E3A7B" w14:paraId="490BED9F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02A2042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S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B24364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SAS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74230E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Steering Angle Sensor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15A1CB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转角传感器</w:t>
            </w:r>
          </w:p>
        </w:tc>
      </w:tr>
      <w:tr w:rsidR="009E3A7B" w14:paraId="4C21279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9A7CA7F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5104CE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D62B0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Shift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E0AB72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换档器模块</w:t>
            </w:r>
          </w:p>
        </w:tc>
      </w:tr>
      <w:tr w:rsidR="009E3A7B" w14:paraId="71B94697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EF980B6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4CB9551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12C1E0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48948C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毫米波雷达-右前</w:t>
            </w:r>
          </w:p>
        </w:tc>
      </w:tr>
      <w:tr w:rsidR="009E3A7B" w14:paraId="6160A38C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BD60DD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DD16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SRR-FL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5AFEF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Front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97D92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毫米波雷达-左前</w:t>
            </w:r>
          </w:p>
        </w:tc>
      </w:tr>
      <w:tr w:rsidR="009E3A7B" w14:paraId="1D0DA60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36F2D4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2869C2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86E327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Right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691A904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毫米波雷达-右后</w:t>
            </w:r>
          </w:p>
        </w:tc>
      </w:tr>
      <w:tr w:rsidR="009E3A7B" w14:paraId="37F4E838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FA6BDB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AC83221" w14:textId="77777777" w:rsidR="009E3A7B" w:rsidRDefault="00FF6374">
            <w:pPr>
              <w:widowControl/>
              <w:spacing w:line="72" w:lineRule="auto"/>
              <w:ind w:firstLineChars="0" w:firstLine="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SRR-RL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D37D50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SRR Rear Left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390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毫米波雷达-左后</w:t>
            </w:r>
          </w:p>
        </w:tc>
      </w:tr>
      <w:tr w:rsidR="009E3A7B" w14:paraId="3591E77A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97D6FEE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T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3BD127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TBOX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DD3C14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BOX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FA9864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车载无线终端</w:t>
            </w:r>
          </w:p>
        </w:tc>
      </w:tr>
      <w:tr w:rsidR="009E3A7B" w14:paraId="5C59886D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396A134E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57364F6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TCM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6F5121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Transmission Control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2C4360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变速箱控制模块</w:t>
            </w:r>
          </w:p>
        </w:tc>
      </w:tr>
      <w:tr w:rsidR="009E3A7B" w14:paraId="29E802B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D3AE49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D22DEA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TICE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A384C8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T-In Car Entertainment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CDD1E8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网联导航通信系统</w:t>
            </w:r>
          </w:p>
        </w:tc>
      </w:tr>
      <w:tr w:rsidR="009E3A7B" w14:paraId="7EE496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44BD2E1A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89E6C7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0B3127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Telematics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D7B917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远程信息处理模块</w:t>
            </w:r>
          </w:p>
        </w:tc>
      </w:tr>
      <w:tr w:rsidR="009E3A7B" w14:paraId="12838366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25F28C2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7AB4EB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TPMS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1F71A0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Tire Pressure Monitoring System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AE085C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胎压监测系统</w:t>
            </w:r>
          </w:p>
        </w:tc>
      </w:tr>
      <w:tr w:rsidR="009E3A7B" w14:paraId="140484BB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A548897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808ECF5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TOBD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977669F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Test On-Board</w:t>
            </w:r>
            <w:r>
              <w:rPr>
                <w:rStyle w:val="font21"/>
                <w:rFonts w:ascii="SimSun" w:hAnsi="SimSun" w:cs="SimSun" w:hint="eastAsia"/>
                <w:sz w:val="21"/>
                <w:szCs w:val="21"/>
                <w:lang w:bidi="ar"/>
              </w:rPr>
              <w:t> </w:t>
            </w:r>
            <w:r>
              <w:rPr>
                <w:rStyle w:val="font31"/>
                <w:rFonts w:ascii="SimSun" w:eastAsia="SimSun" w:hAnsi="SimSun" w:cs="SimSun" w:hint="default"/>
                <w:sz w:val="21"/>
                <w:szCs w:val="21"/>
                <w:lang w:bidi="ar"/>
              </w:rPr>
              <w:t>Diagnostics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44A89FB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测试诊断口</w:t>
            </w:r>
          </w:p>
        </w:tc>
      </w:tr>
      <w:tr w:rsidR="009E3A7B" w14:paraId="4D9540D3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0C64AB77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U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0D12AA2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URC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0177829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Ultrasonic Radar Controller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F698161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超声波雷达控制器</w:t>
            </w:r>
          </w:p>
        </w:tc>
      </w:tr>
      <w:tr w:rsidR="009E3A7B" w14:paraId="2F76DE5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1E4CFA4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V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1FEC37B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VCU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59E3E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Vehicle Control Unit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2C0F4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整车控制器</w:t>
            </w:r>
          </w:p>
        </w:tc>
      </w:tr>
      <w:tr w:rsidR="009E3A7B" w14:paraId="00B6560E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7E3CC5D5" w14:textId="77777777" w:rsidR="009E3A7B" w:rsidRDefault="009E3A7B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C7E83D9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VPM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C950542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Visual Perception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BF77E55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视觉模块</w:t>
            </w:r>
          </w:p>
        </w:tc>
      </w:tr>
      <w:tr w:rsidR="009E3A7B" w14:paraId="5A283BB5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0FFC06" w14:textId="77777777" w:rsidR="009E3A7B" w:rsidRDefault="00FF6374">
            <w:pPr>
              <w:widowControl/>
              <w:spacing w:line="72" w:lineRule="auto"/>
              <w:ind w:firstLine="422"/>
              <w:textAlignment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W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6446112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WMM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384CF4B0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Wiper Motor Module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7B53D53B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雨刮电机模块</w:t>
            </w:r>
          </w:p>
        </w:tc>
      </w:tr>
      <w:tr w:rsidR="009E3A7B" w14:paraId="585DAEF1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54877195" w14:textId="77777777" w:rsidR="009E3A7B" w:rsidRDefault="00FF6374">
            <w:pPr>
              <w:spacing w:line="72" w:lineRule="auto"/>
              <w:ind w:firstLine="422"/>
              <w:rPr>
                <w:rFonts w:ascii="SimSun" w:hAnsi="SimSun" w:cs="SimSun" w:hint="eastAsia"/>
                <w:b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szCs w:val="21"/>
              </w:rPr>
              <w:t>Z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B1D515F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ZCU-L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EC78718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Left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27969EF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左区域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  <w:tr w:rsidR="009E3A7B" w14:paraId="6CFB4019" w14:textId="77777777">
        <w:trPr>
          <w:trHeight w:val="31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1D0D3064" w14:textId="77777777" w:rsidR="009E3A7B" w:rsidRDefault="009E3A7B">
            <w:pPr>
              <w:spacing w:line="72" w:lineRule="auto"/>
              <w:ind w:firstLine="422"/>
              <w:jc w:val="center"/>
              <w:rPr>
                <w:rFonts w:ascii="SimSun" w:hAnsi="SimSun" w:cs="SimSun" w:hint="eastAsia"/>
                <w:b/>
                <w:color w:val="000000"/>
                <w:szCs w:val="21"/>
              </w:rPr>
            </w:pP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1E0621D4" w14:textId="77777777" w:rsidR="009E3A7B" w:rsidRDefault="00FF6374">
            <w:pPr>
              <w:widowControl/>
              <w:spacing w:line="72" w:lineRule="auto"/>
              <w:ind w:firstLine="420"/>
              <w:jc w:val="left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ZCU-R</w:t>
            </w:r>
          </w:p>
        </w:tc>
        <w:tc>
          <w:tcPr>
            <w:tcW w:w="4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6C4C9003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Right Zone Control Unit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" w:type="dxa"/>
              <w:left w:w="12" w:type="dxa"/>
              <w:right w:w="12" w:type="dxa"/>
            </w:tcMar>
            <w:vAlign w:val="center"/>
          </w:tcPr>
          <w:p w14:paraId="503DC6AA" w14:textId="77777777" w:rsidR="009E3A7B" w:rsidRDefault="00FF6374">
            <w:pPr>
              <w:widowControl/>
              <w:spacing w:line="72" w:lineRule="auto"/>
              <w:ind w:firstLine="420"/>
              <w:jc w:val="center"/>
              <w:textAlignment w:val="center"/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右区域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控制器</w:t>
            </w:r>
          </w:p>
        </w:tc>
      </w:tr>
    </w:tbl>
    <w:p w14:paraId="7DD6DED6" w14:textId="77777777" w:rsidR="009E3A7B" w:rsidRDefault="00FF6374">
      <w:pPr>
        <w:pStyle w:val="2"/>
      </w:pPr>
      <w:bookmarkStart w:id="15" w:name="_Toc207715800"/>
      <w:bookmarkStart w:id="16" w:name="_Toc300845523"/>
      <w:bookmarkStart w:id="17" w:name="_Toc300663632"/>
      <w:r>
        <w:t>目的</w:t>
      </w:r>
      <w:bookmarkEnd w:id="15"/>
    </w:p>
    <w:p w14:paraId="372FBD57" w14:textId="77777777" w:rsidR="009E3A7B" w:rsidRDefault="00FF6374">
      <w:pPr>
        <w:ind w:firstLine="420"/>
        <w:rPr>
          <w:rFonts w:eastAsiaTheme="minorEastAsia"/>
        </w:rPr>
      </w:pPr>
      <w:r>
        <w:rPr>
          <w:rFonts w:ascii="Arial" w:eastAsiaTheme="minorEastAsia" w:hAnsi="Arial" w:cs="Arial" w:hint="eastAsia"/>
        </w:rPr>
        <w:t>本功能设计规范用于指导上汽通用五菱汽车股份有限公司</w:t>
      </w:r>
      <w:proofErr w:type="gramStart"/>
      <w:r>
        <w:rPr>
          <w:rFonts w:ascii="Arial" w:eastAsiaTheme="minorEastAsia" w:hAnsi="Arial" w:cs="Arial" w:hint="eastAsia"/>
        </w:rPr>
        <w:t>与采埃孚汽车</w:t>
      </w:r>
      <w:proofErr w:type="gramEnd"/>
      <w:r>
        <w:rPr>
          <w:rFonts w:ascii="Arial" w:eastAsiaTheme="minorEastAsia" w:hAnsi="Arial" w:cs="Arial" w:hint="eastAsia"/>
        </w:rPr>
        <w:t>科技（上海）有限公司，开展</w:t>
      </w:r>
      <w:proofErr w:type="gramStart"/>
      <w:r>
        <w:rPr>
          <w:rFonts w:ascii="Arial" w:eastAsiaTheme="minorEastAsia" w:hAnsi="Arial" w:cs="Arial" w:hint="eastAsia"/>
        </w:rPr>
        <w:t>关于智驱</w:t>
      </w:r>
      <w:proofErr w:type="gramEnd"/>
      <w:r>
        <w:rPr>
          <w:rFonts w:ascii="Arial" w:eastAsiaTheme="minorEastAsia" w:hAnsi="Arial" w:cs="Arial" w:hint="eastAsia"/>
        </w:rPr>
        <w:t>一体化底盘协同控制项目中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 w:hint="eastAsia"/>
        </w:rPr>
        <w:t>舒适制动功能的开发。</w:t>
      </w:r>
    </w:p>
    <w:p w14:paraId="3D7F875A" w14:textId="77777777" w:rsidR="009E3A7B" w:rsidRDefault="00FF6374">
      <w:pPr>
        <w:pStyle w:val="2"/>
      </w:pPr>
      <w:bookmarkStart w:id="18" w:name="_Toc207715801"/>
      <w:r>
        <w:t>适用范围</w:t>
      </w:r>
      <w:bookmarkEnd w:id="16"/>
      <w:bookmarkEnd w:id="17"/>
      <w:bookmarkEnd w:id="18"/>
    </w:p>
    <w:p w14:paraId="60784BE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本文档适用于</w:t>
      </w:r>
      <w:r>
        <w:rPr>
          <w:rFonts w:ascii="Arial" w:eastAsiaTheme="minorEastAsia" w:hAnsi="Arial" w:cs="Arial" w:hint="eastAsia"/>
        </w:rPr>
        <w:t xml:space="preserve"> SGMW</w:t>
      </w:r>
      <w:r>
        <w:rPr>
          <w:rFonts w:ascii="Arial" w:eastAsiaTheme="minorEastAsia" w:hAnsi="Arial" w:cs="Arial" w:hint="eastAsia"/>
        </w:rPr>
        <w:t>智驱一体化底盘协同控制项目功能开发阶段。</w:t>
      </w:r>
    </w:p>
    <w:p w14:paraId="0203DBD2" w14:textId="77777777" w:rsidR="009E3A7B" w:rsidRDefault="00FF6374">
      <w:pPr>
        <w:pStyle w:val="2"/>
      </w:pPr>
      <w:bookmarkStart w:id="19" w:name="_Toc207715802"/>
      <w:bookmarkStart w:id="20" w:name="_Toc512104465"/>
      <w:bookmarkStart w:id="21" w:name="_Toc300845524"/>
      <w:bookmarkStart w:id="22" w:name="_Toc300663633"/>
      <w:r>
        <w:t>文档批准权力</w:t>
      </w:r>
      <w:bookmarkEnd w:id="19"/>
      <w:bookmarkEnd w:id="20"/>
    </w:p>
    <w:p w14:paraId="6914BC09" w14:textId="77777777" w:rsidR="009E3A7B" w:rsidRDefault="00FF6374">
      <w:pPr>
        <w:ind w:firstLine="416"/>
        <w:rPr>
          <w:rFonts w:ascii="Arial" w:eastAsiaTheme="minorEastAsia" w:hAnsi="Arial" w:cs="Arial"/>
          <w:lang w:val="zh-CN"/>
        </w:rPr>
      </w:pPr>
      <w:r>
        <w:rPr>
          <w:rFonts w:ascii="SimSun" w:hAnsi="SimSun" w:cs="SimSun"/>
          <w:spacing w:val="-1"/>
        </w:rPr>
        <w:t>本文档为功能实现文档，需经过</w:t>
      </w:r>
      <w:r>
        <w:rPr>
          <w:rFonts w:ascii="SimSun" w:hAnsi="SimSun" w:cs="SimSun"/>
          <w:spacing w:val="-42"/>
        </w:rPr>
        <w:t xml:space="preserve"> 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SimSun" w:hAnsi="SimSun" w:cs="SimSun"/>
          <w:spacing w:val="-2"/>
        </w:rPr>
        <w:t>签字确认</w:t>
      </w:r>
      <w:r>
        <w:rPr>
          <w:rFonts w:ascii="SimSun" w:hAnsi="SimSun" w:cs="SimSun" w:hint="eastAsia"/>
          <w:spacing w:val="-2"/>
        </w:rPr>
        <w:t>。</w:t>
      </w:r>
    </w:p>
    <w:p w14:paraId="5B7EA0AD" w14:textId="77777777" w:rsidR="009E3A7B" w:rsidRDefault="00FF6374">
      <w:pPr>
        <w:pStyle w:val="2"/>
      </w:pPr>
      <w:bookmarkStart w:id="23" w:name="_Toc300663634"/>
      <w:bookmarkStart w:id="24" w:name="_Toc300845525"/>
      <w:bookmarkStart w:id="25" w:name="_Toc512104466"/>
      <w:bookmarkStart w:id="26" w:name="_Toc207715803"/>
      <w:r>
        <w:t>文档变更控制流程</w:t>
      </w:r>
      <w:bookmarkEnd w:id="23"/>
      <w:bookmarkEnd w:id="24"/>
      <w:bookmarkEnd w:id="25"/>
      <w:bookmarkEnd w:id="26"/>
    </w:p>
    <w:p w14:paraId="23E703E9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任何文档内容更新均须经过</w:t>
      </w:r>
      <w:r>
        <w:rPr>
          <w:spacing w:val="-1"/>
        </w:rPr>
        <w:t>SGMW</w:t>
      </w:r>
      <w:r>
        <w:rPr>
          <w:rFonts w:hint="eastAsia"/>
          <w:spacing w:val="-1"/>
        </w:rPr>
        <w:t>智驱一体化底盘协同控制项目组</w:t>
      </w:r>
      <w:r>
        <w:rPr>
          <w:rFonts w:ascii="Arial" w:eastAsiaTheme="minorEastAsia" w:hAnsi="Arial" w:cs="Arial" w:hint="eastAsia"/>
        </w:rPr>
        <w:t>评审及签署完成。</w:t>
      </w:r>
    </w:p>
    <w:p w14:paraId="708DCD2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 w:hint="eastAsia"/>
        </w:rPr>
        <w:t>在未经</w:t>
      </w:r>
      <w:r>
        <w:rPr>
          <w:rFonts w:ascii="Arial" w:eastAsiaTheme="minorEastAsia" w:hAnsi="Arial" w:cs="Arial" w:hint="eastAsia"/>
        </w:rPr>
        <w:t>SGMW</w:t>
      </w:r>
      <w:r>
        <w:rPr>
          <w:rFonts w:ascii="Arial" w:eastAsiaTheme="minorEastAsia" w:hAnsi="Arial" w:cs="Arial" w:hint="eastAsia"/>
        </w:rPr>
        <w:t>智驱一体化底盘协同控制项目</w:t>
      </w:r>
      <w:proofErr w:type="gramStart"/>
      <w:r>
        <w:rPr>
          <w:rFonts w:ascii="Arial" w:eastAsiaTheme="minorEastAsia" w:hAnsi="Arial" w:cs="Arial" w:hint="eastAsia"/>
        </w:rPr>
        <w:t>组达成</w:t>
      </w:r>
      <w:proofErr w:type="gramEnd"/>
      <w:r>
        <w:rPr>
          <w:rFonts w:ascii="Arial" w:eastAsiaTheme="minorEastAsia" w:hAnsi="Arial" w:cs="Arial" w:hint="eastAsia"/>
        </w:rPr>
        <w:t>共同意见下，该文档将不能被单方面进行修改。</w:t>
      </w:r>
    </w:p>
    <w:p w14:paraId="0B04EE6C" w14:textId="77777777" w:rsidR="009E3A7B" w:rsidRDefault="00FF6374">
      <w:pPr>
        <w:pStyle w:val="2"/>
      </w:pPr>
      <w:bookmarkStart w:id="27" w:name="_Toc207715804"/>
      <w:bookmarkEnd w:id="21"/>
      <w:bookmarkEnd w:id="22"/>
      <w:r>
        <w:t>规范性引用文件</w:t>
      </w:r>
      <w:bookmarkEnd w:id="27"/>
    </w:p>
    <w:p w14:paraId="573B6C31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下列文件中的条款通过本标准的引用成为本标准的条款。凡是注日期的引用文件，其随后的修改单（不包括勘误的内容）或修订版均不适用于本标准。凡是不注日期的引用文件，其最新版本适用于本标准。</w:t>
      </w:r>
    </w:p>
    <w:tbl>
      <w:tblPr>
        <w:tblW w:w="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2"/>
        <w:gridCol w:w="5666"/>
        <w:gridCol w:w="2087"/>
      </w:tblGrid>
      <w:tr w:rsidR="009E3A7B" w14:paraId="7593B138" w14:textId="77777777">
        <w:trPr>
          <w:cantSplit/>
          <w:tblHeader/>
          <w:jc w:val="center"/>
        </w:trPr>
        <w:tc>
          <w:tcPr>
            <w:tcW w:w="952" w:type="dxa"/>
            <w:shd w:val="clear" w:color="auto" w:fill="BFBFBF" w:themeFill="background1" w:themeFillShade="BF"/>
            <w:vAlign w:val="center"/>
          </w:tcPr>
          <w:p w14:paraId="1DB26E2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bookmarkStart w:id="28" w:name="_Hlk40268985"/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标号</w:t>
            </w:r>
          </w:p>
        </w:tc>
        <w:tc>
          <w:tcPr>
            <w:tcW w:w="5666" w:type="dxa"/>
            <w:shd w:val="clear" w:color="auto" w:fill="BFBFBF" w:themeFill="background1" w:themeFillShade="BF"/>
            <w:vAlign w:val="center"/>
          </w:tcPr>
          <w:p w14:paraId="61391D58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标题</w:t>
            </w:r>
          </w:p>
        </w:tc>
        <w:tc>
          <w:tcPr>
            <w:tcW w:w="2087" w:type="dxa"/>
            <w:shd w:val="clear" w:color="auto" w:fill="BFBFBF" w:themeFill="background1" w:themeFillShade="BF"/>
            <w:vAlign w:val="center"/>
          </w:tcPr>
          <w:p w14:paraId="67279BD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版本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/</w:t>
            </w:r>
            <w:r>
              <w:rPr>
                <w:rFonts w:ascii="Arial" w:eastAsiaTheme="minorEastAsia" w:hAnsi="Arial" w:cs="Arial"/>
                <w:color w:val="000000" w:themeColor="text1"/>
                <w:szCs w:val="21"/>
              </w:rPr>
              <w:t>修改日期</w:t>
            </w:r>
          </w:p>
        </w:tc>
      </w:tr>
      <w:tr w:rsidR="009E3A7B" w14:paraId="5963561A" w14:textId="77777777">
        <w:trPr>
          <w:cantSplit/>
          <w:jc w:val="center"/>
        </w:trPr>
        <w:tc>
          <w:tcPr>
            <w:tcW w:w="952" w:type="dxa"/>
            <w:vAlign w:val="center"/>
          </w:tcPr>
          <w:p w14:paraId="3E02B12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1"/>
                <w:lang w:val="en-GB"/>
              </w:rPr>
              <w:t>Ref.1</w:t>
            </w:r>
          </w:p>
        </w:tc>
        <w:tc>
          <w:tcPr>
            <w:tcW w:w="5666" w:type="dxa"/>
            <w:vAlign w:val="center"/>
          </w:tcPr>
          <w:p w14:paraId="0853BA55" w14:textId="77777777" w:rsidR="009E3A7B" w:rsidRDefault="009E3A7B">
            <w:pPr>
              <w:ind w:firstLineChars="0" w:firstLine="0"/>
              <w:jc w:val="left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  <w:tc>
          <w:tcPr>
            <w:tcW w:w="2087" w:type="dxa"/>
            <w:vAlign w:val="center"/>
          </w:tcPr>
          <w:p w14:paraId="0F1FFE16" w14:textId="77777777" w:rsidR="009E3A7B" w:rsidRDefault="009E3A7B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 w:themeColor="text1"/>
                <w:szCs w:val="21"/>
                <w:highlight w:val="green"/>
              </w:rPr>
            </w:pPr>
          </w:p>
        </w:tc>
      </w:tr>
    </w:tbl>
    <w:p w14:paraId="52EB018E" w14:textId="77777777" w:rsidR="009E3A7B" w:rsidRDefault="00FF6374">
      <w:pPr>
        <w:pStyle w:val="2"/>
      </w:pPr>
      <w:bookmarkStart w:id="29" w:name="_Toc38888300"/>
      <w:bookmarkStart w:id="30" w:name="_Toc207715805"/>
      <w:bookmarkEnd w:id="28"/>
      <w:r>
        <w:t>命名办法</w:t>
      </w:r>
      <w:bookmarkEnd w:id="29"/>
      <w:bookmarkEnd w:id="30"/>
    </w:p>
    <w:p w14:paraId="1CA783D3" w14:textId="77777777" w:rsidR="009E3A7B" w:rsidRDefault="00FF6374">
      <w:pPr>
        <w:pStyle w:val="3"/>
      </w:pPr>
      <w:bookmarkStart w:id="31" w:name="_Toc207715806"/>
      <w:bookmarkStart w:id="32" w:name="_Toc38888301"/>
      <w:bookmarkStart w:id="33" w:name="_Toc37426657"/>
      <w:bookmarkStart w:id="34" w:name="_Toc200117475"/>
      <w:r>
        <w:t>日期表示</w:t>
      </w:r>
      <w:bookmarkEnd w:id="31"/>
      <w:bookmarkEnd w:id="32"/>
      <w:bookmarkEnd w:id="33"/>
      <w:bookmarkEnd w:id="34"/>
    </w:p>
    <w:p w14:paraId="6178E3F5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>格式：</w:t>
      </w:r>
      <w:r>
        <w:rPr>
          <w:rFonts w:ascii="Arial" w:eastAsiaTheme="minorEastAsia" w:hAnsi="Arial" w:cs="Arial"/>
          <w:lang w:val="zh-CN"/>
        </w:rPr>
        <w:t>yyyymmdd</w:t>
      </w:r>
    </w:p>
    <w:p w14:paraId="75CE119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t>yyyy</w:t>
      </w:r>
      <w:proofErr w:type="spellEnd"/>
      <w:r>
        <w:rPr>
          <w:rFonts w:ascii="Arial" w:eastAsiaTheme="minorEastAsia" w:hAnsi="Arial" w:cs="Arial"/>
        </w:rPr>
        <w:t>：用四位数字表示公元年份，如</w:t>
      </w:r>
      <w:r>
        <w:rPr>
          <w:rFonts w:ascii="Arial" w:eastAsiaTheme="minorEastAsia" w:hAnsi="Arial" w:cs="Arial"/>
        </w:rPr>
        <w:t>2013</w:t>
      </w:r>
      <w:r>
        <w:rPr>
          <w:rFonts w:ascii="Arial" w:eastAsiaTheme="minorEastAsia" w:hAnsi="Arial" w:cs="Arial"/>
        </w:rPr>
        <w:t>表示公元</w:t>
      </w:r>
      <w:r>
        <w:rPr>
          <w:rFonts w:ascii="Arial" w:eastAsiaTheme="minorEastAsia" w:hAnsi="Arial" w:cs="Arial"/>
        </w:rPr>
        <w:t xml:space="preserve"> 2013</w:t>
      </w:r>
      <w:r>
        <w:rPr>
          <w:rFonts w:ascii="Arial" w:eastAsiaTheme="minorEastAsia" w:hAnsi="Arial" w:cs="Arial"/>
        </w:rPr>
        <w:t>年；</w:t>
      </w:r>
    </w:p>
    <w:p w14:paraId="7D856A53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mm</w:t>
      </w:r>
      <w:r>
        <w:rPr>
          <w:rFonts w:ascii="Arial" w:eastAsiaTheme="minorEastAsia" w:hAnsi="Arial" w:cs="Arial"/>
        </w:rPr>
        <w:t>：用两位数字表示月份，不足两位时，第一位用零补齐，如</w:t>
      </w:r>
      <w:r>
        <w:rPr>
          <w:rFonts w:ascii="Arial" w:eastAsiaTheme="minorEastAsia" w:hAnsi="Arial" w:cs="Arial"/>
        </w:rPr>
        <w:t>03</w:t>
      </w:r>
      <w:r>
        <w:rPr>
          <w:rFonts w:ascii="Arial" w:eastAsiaTheme="minorEastAsia" w:hAnsi="Arial" w:cs="Arial"/>
        </w:rPr>
        <w:t>表示</w:t>
      </w:r>
      <w:r>
        <w:rPr>
          <w:rFonts w:ascii="Arial" w:eastAsiaTheme="minorEastAsia" w:hAnsi="Arial" w:cs="Arial"/>
        </w:rPr>
        <w:t>3</w:t>
      </w:r>
      <w:r>
        <w:rPr>
          <w:rFonts w:ascii="Arial" w:eastAsiaTheme="minorEastAsia" w:hAnsi="Arial" w:cs="Arial"/>
        </w:rPr>
        <w:t>月；</w:t>
      </w:r>
    </w:p>
    <w:p w14:paraId="024CF342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dd</w:t>
      </w:r>
      <w:r>
        <w:rPr>
          <w:rFonts w:ascii="Arial" w:eastAsiaTheme="minorEastAsia" w:hAnsi="Arial" w:cs="Arial"/>
        </w:rPr>
        <w:t>：用两位数字表示日期，不足两位时，第一位用零补齐，如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表示第</w:t>
      </w:r>
      <w:r>
        <w:rPr>
          <w:rFonts w:ascii="Arial" w:eastAsiaTheme="minorEastAsia" w:hAnsi="Arial" w:cs="Arial"/>
        </w:rPr>
        <w:t>15</w:t>
      </w:r>
      <w:r>
        <w:rPr>
          <w:rFonts w:ascii="Arial" w:eastAsiaTheme="minorEastAsia" w:hAnsi="Arial" w:cs="Arial"/>
        </w:rPr>
        <w:t>号。</w:t>
      </w:r>
    </w:p>
    <w:p w14:paraId="5D1CDD41" w14:textId="77777777" w:rsidR="009E3A7B" w:rsidRDefault="00FF6374">
      <w:pPr>
        <w:ind w:firstLine="42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lastRenderedPageBreak/>
        <w:t>例如：</w:t>
      </w:r>
    </w:p>
    <w:p w14:paraId="3760DBE3" w14:textId="77777777" w:rsidR="009E3A7B" w:rsidRDefault="00FF6374">
      <w:pPr>
        <w:ind w:firstLineChars="500" w:firstLine="1050"/>
        <w:rPr>
          <w:rFonts w:ascii="Arial" w:eastAsiaTheme="minorEastAsia" w:hAnsi="Arial" w:cs="Arial"/>
          <w:lang w:val="zh-CN"/>
        </w:rPr>
      </w:pPr>
      <w:r>
        <w:rPr>
          <w:rFonts w:ascii="Arial" w:eastAsiaTheme="minorEastAsia" w:hAnsi="Arial" w:cs="Arial"/>
          <w:lang w:val="zh-CN"/>
        </w:rPr>
        <w:t xml:space="preserve">20101027 </w:t>
      </w:r>
      <w:r>
        <w:rPr>
          <w:rFonts w:ascii="Arial" w:eastAsiaTheme="minorEastAsia" w:hAnsi="Arial" w:cs="Arial"/>
          <w:lang w:val="zh-CN"/>
        </w:rPr>
        <w:t>表示（</w:t>
      </w:r>
      <w:r>
        <w:rPr>
          <w:rFonts w:ascii="Arial" w:eastAsiaTheme="minorEastAsia" w:hAnsi="Arial" w:cs="Arial"/>
          <w:lang w:val="zh-CN"/>
        </w:rPr>
        <w:t xml:space="preserve">2010 </w:t>
      </w:r>
      <w:r>
        <w:rPr>
          <w:rFonts w:ascii="Arial" w:eastAsiaTheme="minorEastAsia" w:hAnsi="Arial" w:cs="Arial"/>
          <w:lang w:val="zh-CN"/>
        </w:rPr>
        <w:t>年</w:t>
      </w:r>
      <w:r>
        <w:rPr>
          <w:rFonts w:ascii="Arial" w:eastAsiaTheme="minorEastAsia" w:hAnsi="Arial" w:cs="Arial"/>
          <w:lang w:val="zh-CN"/>
        </w:rPr>
        <w:t xml:space="preserve"> 10</w:t>
      </w:r>
      <w:r>
        <w:rPr>
          <w:rFonts w:ascii="Arial" w:eastAsiaTheme="minorEastAsia" w:hAnsi="Arial" w:cs="Arial"/>
          <w:lang w:val="zh-CN"/>
        </w:rPr>
        <w:t>月</w:t>
      </w:r>
      <w:r>
        <w:rPr>
          <w:rFonts w:ascii="Arial" w:eastAsiaTheme="minorEastAsia" w:hAnsi="Arial" w:cs="Arial"/>
          <w:lang w:val="zh-CN"/>
        </w:rPr>
        <w:t xml:space="preserve"> 27</w:t>
      </w:r>
      <w:r>
        <w:rPr>
          <w:rFonts w:ascii="Arial" w:eastAsiaTheme="minorEastAsia" w:hAnsi="Arial" w:cs="Arial"/>
          <w:lang w:val="zh-CN"/>
        </w:rPr>
        <w:t>日）</w:t>
      </w:r>
    </w:p>
    <w:p w14:paraId="19E052B5" w14:textId="77777777" w:rsidR="009E3A7B" w:rsidRDefault="00FF6374">
      <w:pPr>
        <w:pStyle w:val="3"/>
      </w:pPr>
      <w:bookmarkStart w:id="35" w:name="_Toc37426658"/>
      <w:bookmarkStart w:id="36" w:name="_Toc38888302"/>
      <w:bookmarkStart w:id="37" w:name="_Toc200117476"/>
      <w:bookmarkStart w:id="38" w:name="_Toc457814255"/>
      <w:bookmarkStart w:id="39" w:name="_Toc207715807"/>
      <w:r>
        <w:t>文件版本编号</w:t>
      </w:r>
      <w:bookmarkEnd w:id="35"/>
      <w:bookmarkEnd w:id="36"/>
      <w:bookmarkEnd w:id="37"/>
      <w:bookmarkEnd w:id="38"/>
      <w:bookmarkEnd w:id="39"/>
    </w:p>
    <w:p w14:paraId="4DD1A8EB" w14:textId="77777777" w:rsidR="009E3A7B" w:rsidRDefault="00FF6374">
      <w:pPr>
        <w:ind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下面是对文件版本进行编号要遵守的标准：</w:t>
      </w:r>
    </w:p>
    <w:p w14:paraId="7F4A1DED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起草版本的编号为</w:t>
      </w:r>
      <w:r>
        <w:rPr>
          <w:rFonts w:ascii="Arial" w:eastAsiaTheme="minorEastAsia" w:hAnsi="Arial" w:cs="Arial"/>
        </w:rPr>
        <w:t>0.1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0.3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0.10</w:t>
      </w:r>
      <w:r>
        <w:rPr>
          <w:rFonts w:ascii="Arial" w:eastAsiaTheme="minorEastAsia" w:hAnsi="Arial" w:cs="Arial"/>
        </w:rPr>
        <w:t>；</w:t>
      </w:r>
    </w:p>
    <w:p w14:paraId="596B1624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一旦文件版本得以确认后，版本编号应该始自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；</w:t>
      </w:r>
    </w:p>
    <w:p w14:paraId="7C3D4575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版本编号不断变化为：</w:t>
      </w:r>
      <w:r>
        <w:rPr>
          <w:rFonts w:ascii="Arial" w:eastAsiaTheme="minorEastAsia" w:hAnsi="Arial" w:cs="Arial"/>
        </w:rPr>
        <w:t>1.0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1.2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…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1.10</w:t>
      </w:r>
      <w:r>
        <w:rPr>
          <w:rFonts w:ascii="Arial" w:eastAsiaTheme="minorEastAsia" w:hAnsi="Arial" w:cs="Arial"/>
        </w:rPr>
        <w:t>；</w:t>
      </w:r>
    </w:p>
    <w:p w14:paraId="559E864C" w14:textId="77777777" w:rsidR="009E3A7B" w:rsidRDefault="00FF6374">
      <w:pPr>
        <w:pStyle w:val="affff7"/>
        <w:numPr>
          <w:ilvl w:val="0"/>
          <w:numId w:val="7"/>
        </w:numPr>
        <w:ind w:firstLineChars="0" w:firstLine="42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项目可以根据需要将版本编号晋升为</w:t>
      </w:r>
      <w:r>
        <w:rPr>
          <w:rFonts w:ascii="Arial" w:eastAsiaTheme="minorEastAsia" w:hAnsi="Arial" w:cs="Arial"/>
        </w:rPr>
        <w:t>2.0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2.1</w:t>
      </w:r>
      <w:r>
        <w:rPr>
          <w:rFonts w:ascii="Arial" w:eastAsiaTheme="minorEastAsia" w:hAnsi="Arial" w:cs="Arial"/>
        </w:rPr>
        <w:t>，</w:t>
      </w:r>
      <w:r>
        <w:rPr>
          <w:rFonts w:ascii="Arial" w:eastAsiaTheme="minorEastAsia" w:hAnsi="Arial" w:cs="Arial"/>
        </w:rPr>
        <w:t>2.2</w:t>
      </w:r>
      <w:r>
        <w:rPr>
          <w:rFonts w:ascii="Arial" w:eastAsiaTheme="minorEastAsia" w:hAnsi="Arial" w:cs="Arial"/>
        </w:rPr>
        <w:t>等。</w:t>
      </w:r>
    </w:p>
    <w:p w14:paraId="3D9307EC" w14:textId="77777777" w:rsidR="009E3A7B" w:rsidRDefault="00FF6374">
      <w:pPr>
        <w:pStyle w:val="3"/>
      </w:pPr>
      <w:bookmarkStart w:id="40" w:name="_Toc37426659"/>
      <w:bookmarkStart w:id="41" w:name="_Toc200117477"/>
      <w:bookmarkStart w:id="42" w:name="_Toc207715808"/>
      <w:bookmarkStart w:id="43" w:name="_Toc38888303"/>
      <w:r>
        <w:t>文件命名</w:t>
      </w:r>
      <w:bookmarkEnd w:id="40"/>
      <w:bookmarkEnd w:id="41"/>
      <w:bookmarkEnd w:id="42"/>
      <w:bookmarkEnd w:id="43"/>
    </w:p>
    <w:p w14:paraId="4CA3BB4E" w14:textId="77777777" w:rsidR="009E3A7B" w:rsidRDefault="00FF6374">
      <w:pPr>
        <w:widowControl/>
        <w:ind w:firstLine="42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格式：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SGMW_VMC_FS_Dn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Fn_XXX_Vnn_yyyymmdd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 </w:t>
      </w:r>
    </w:p>
    <w:p w14:paraId="40557F9E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SGMW_VMC：项目简称； </w:t>
      </w:r>
    </w:p>
    <w:p w14:paraId="2B0DB9E6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FS：Functional specification ,功能需求描述； </w:t>
      </w:r>
    </w:p>
    <w:p w14:paraId="48A17CCD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Dn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-Sn-</w:t>
      </w: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Fn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：功能 ID； </w:t>
      </w:r>
    </w:p>
    <w:p w14:paraId="763DB2EA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XXX：功能名称； </w:t>
      </w:r>
    </w:p>
    <w:p w14:paraId="3805B12C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Vnn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 xml:space="preserve">：文件版本； </w:t>
      </w:r>
    </w:p>
    <w:p w14:paraId="4D6AA9B1" w14:textId="77777777" w:rsidR="009E3A7B" w:rsidRDefault="00FF6374">
      <w:pPr>
        <w:widowControl/>
        <w:numPr>
          <w:ilvl w:val="0"/>
          <w:numId w:val="8"/>
        </w:numPr>
        <w:ind w:firstLineChars="0"/>
        <w:jc w:val="left"/>
        <w:rPr>
          <w:rFonts w:asciiTheme="minorEastAsia" w:eastAsiaTheme="minorEastAsia" w:hAnsiTheme="minorEastAsia" w:cstheme="minorEastAsia" w:hint="eastAsia"/>
          <w:szCs w:val="21"/>
        </w:rPr>
      </w:pPr>
      <w:proofErr w:type="spellStart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yyyymmdd</w:t>
      </w:r>
      <w:proofErr w:type="spellEnd"/>
      <w:r>
        <w:rPr>
          <w:rFonts w:asciiTheme="minorEastAsia" w:eastAsiaTheme="minorEastAsia" w:hAnsiTheme="minorEastAsia" w:cstheme="minorEastAsia" w:hint="eastAsia"/>
          <w:color w:val="000000"/>
          <w:kern w:val="0"/>
          <w:szCs w:val="21"/>
          <w:lang w:bidi="ar"/>
        </w:rPr>
        <w:t>：文件形成日期。</w:t>
      </w:r>
    </w:p>
    <w:p w14:paraId="0FFCDACC" w14:textId="77777777" w:rsidR="009E3A7B" w:rsidRDefault="009E3A7B">
      <w:pPr>
        <w:ind w:firstLine="420"/>
        <w:rPr>
          <w:rFonts w:ascii="Arial" w:eastAsiaTheme="minorEastAsia" w:hAnsi="Arial" w:cs="Arial"/>
        </w:rPr>
      </w:pPr>
    </w:p>
    <w:p w14:paraId="7262825F" w14:textId="77777777" w:rsidR="009E3A7B" w:rsidRDefault="00FF6374">
      <w:pPr>
        <w:pStyle w:val="1"/>
      </w:pPr>
      <w:bookmarkStart w:id="44" w:name="_Toc207715809"/>
      <w:r>
        <w:rPr>
          <w:rFonts w:hint="eastAsia"/>
        </w:rPr>
        <w:t>功能描述</w:t>
      </w:r>
      <w:bookmarkEnd w:id="44"/>
    </w:p>
    <w:p w14:paraId="4830748A" w14:textId="7E11122C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舒适制动（</w:t>
      </w:r>
      <w:r>
        <w:rPr>
          <w:rFonts w:cstheme="minorBidi" w:hint="eastAsia"/>
          <w:sz w:val="22"/>
        </w:rPr>
        <w:t xml:space="preserve">Comfortable </w:t>
      </w:r>
      <w:r>
        <w:rPr>
          <w:rFonts w:cstheme="minorBidi"/>
          <w:sz w:val="22"/>
        </w:rPr>
        <w:t>Stop</w:t>
      </w:r>
      <w:r>
        <w:rPr>
          <w:rFonts w:cstheme="minorBidi" w:hint="eastAsia"/>
          <w:sz w:val="22"/>
        </w:rPr>
        <w:t>简称</w:t>
      </w:r>
      <w:r>
        <w:rPr>
          <w:rFonts w:cstheme="minorBidi"/>
          <w:sz w:val="22"/>
        </w:rPr>
        <w:t>CST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/>
          <w:sz w:val="22"/>
        </w:rPr>
        <w:t>)</w:t>
      </w:r>
      <w:r>
        <w:rPr>
          <w:rFonts w:cstheme="minorBidi" w:hint="eastAsia"/>
          <w:sz w:val="22"/>
        </w:rPr>
        <w:t>功能是一个可选的舒适性功能，该功能致力于解决车辆前进行驶非紧急制动工况车辆</w:t>
      </w:r>
      <w:proofErr w:type="gramStart"/>
      <w:r>
        <w:rPr>
          <w:rFonts w:cstheme="minorBidi" w:hint="eastAsia"/>
          <w:sz w:val="22"/>
        </w:rPr>
        <w:t>刹停前出现</w:t>
      </w:r>
      <w:proofErr w:type="gramEnd"/>
      <w:r>
        <w:rPr>
          <w:rFonts w:cstheme="minorBidi" w:hint="eastAsia"/>
          <w:sz w:val="22"/>
        </w:rPr>
        <w:t>的减速度波动，降低车辆制动俯仰，使用制动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</w:t>
      </w:r>
      <w:del w:id="45" w:author="Yang Zhen SGH CDAY223" w:date="2026-01-15T15:45:00Z" w16du:dateUtc="2026-01-15T07:45:00Z">
        <w:r w:rsidDel="008949C7">
          <w:rPr>
            <w:rFonts w:cstheme="minorBidi" w:hint="eastAsia"/>
            <w:sz w:val="22"/>
          </w:rPr>
          <w:delText>传统制动和</w:delText>
        </w:r>
      </w:del>
      <w:ins w:id="46" w:author="Yang Zhen SGH CDAY223" w:date="2026-01-15T15:45:00Z" w16du:dateUtc="2026-01-15T07:45:00Z">
        <w:r w:rsidR="008949C7">
          <w:rPr>
            <w:rFonts w:cstheme="minorBidi" w:hint="eastAsia"/>
            <w:sz w:val="22"/>
          </w:rPr>
          <w:t>只考虑</w:t>
        </w:r>
      </w:ins>
      <w:r>
        <w:rPr>
          <w:rFonts w:cstheme="minorBidi" w:hint="eastAsia"/>
          <w:sz w:val="22"/>
        </w:rPr>
        <w:t>电制动可选）和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悬架控制（阻尼，刚度和高度）实现舒适制动的效果。</w:t>
      </w:r>
    </w:p>
    <w:p w14:paraId="05F3C00E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功能仅在汽车非紧急情况减速停车时激活，为驾驶员提供平稳的感觉，</w:t>
      </w:r>
    </w:p>
    <w:p w14:paraId="731B9E77" w14:textId="2E3C3BAE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当车速低于一个门限值且制动压力大于某一门限值，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功能激活（“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=Active</w:t>
      </w:r>
      <w:r>
        <w:rPr>
          <w:rFonts w:cstheme="minorBidi" w:hint="eastAsia"/>
          <w:sz w:val="22"/>
        </w:rPr>
        <w:t>），此时减速行为通过制动（</w:t>
      </w:r>
      <w:del w:id="47" w:author="Yang Zhen SGH CDAY223" w:date="2026-01-15T15:47:00Z" w16du:dateUtc="2026-01-15T07:47:00Z">
        <w:r w:rsidDel="008C43FD">
          <w:rPr>
            <w:rFonts w:cstheme="minorBidi" w:hint="eastAsia"/>
            <w:sz w:val="22"/>
          </w:rPr>
          <w:delText>传统制动和</w:delText>
        </w:r>
      </w:del>
      <w:ins w:id="48" w:author="Yang Zhen SGH CDAY223" w:date="2026-01-15T15:47:00Z" w16du:dateUtc="2026-01-15T07:47:00Z">
        <w:r w:rsidR="005D14B8">
          <w:rPr>
            <w:rFonts w:cstheme="minorBidi" w:hint="eastAsia"/>
            <w:sz w:val="22"/>
          </w:rPr>
          <w:t>只</w:t>
        </w:r>
      </w:ins>
      <w:ins w:id="49" w:author="Yang Zhen SGH CDAY223" w:date="2026-01-15T15:48:00Z" w16du:dateUtc="2026-01-15T07:48:00Z">
        <w:r w:rsidR="005D14B8">
          <w:rPr>
            <w:rFonts w:cstheme="minorBidi" w:hint="eastAsia"/>
            <w:sz w:val="22"/>
          </w:rPr>
          <w:t>使用</w:t>
        </w:r>
      </w:ins>
      <w:r>
        <w:rPr>
          <w:rFonts w:cstheme="minorBidi" w:hint="eastAsia"/>
          <w:sz w:val="22"/>
        </w:rPr>
        <w:t>电制动</w:t>
      </w:r>
      <w:del w:id="50" w:author="Yang Zhen SGH CDAY223" w:date="2026-01-15T15:48:00Z" w16du:dateUtc="2026-01-15T07:48:00Z">
        <w:r w:rsidDel="005D14B8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</w:t>
      </w:r>
      <w:ins w:id="51" w:author="Yang Zhen SGH CDAY223" w:date="2026-01-15T15:49:00Z" w16du:dateUtc="2026-01-15T07:49:00Z">
        <w:r w:rsidR="000E310F">
          <w:rPr>
            <w:rFonts w:cstheme="minorBidi" w:hint="eastAsia"/>
            <w:sz w:val="22"/>
          </w:rPr>
          <w:t>，</w:t>
        </w:r>
        <w:r w:rsidR="000E310F">
          <w:rPr>
            <w:rFonts w:cstheme="minorBidi" w:hint="eastAsia"/>
            <w:sz w:val="22"/>
          </w:rPr>
          <w:t>VMC CST</w:t>
        </w:r>
        <w:r w:rsidR="000E310F">
          <w:rPr>
            <w:rFonts w:cstheme="minorBidi" w:hint="eastAsia"/>
            <w:sz w:val="22"/>
          </w:rPr>
          <w:t>功能负责保证</w:t>
        </w:r>
        <w:r w:rsidR="007728B0">
          <w:rPr>
            <w:rFonts w:cstheme="minorBidi" w:hint="eastAsia"/>
            <w:sz w:val="22"/>
          </w:rPr>
          <w:t>激活时的平顺性</w:t>
        </w:r>
      </w:ins>
      <w:r>
        <w:rPr>
          <w:rFonts w:cstheme="minorBidi" w:hint="eastAsia"/>
          <w:sz w:val="22"/>
        </w:rPr>
        <w:t>。</w:t>
      </w:r>
    </w:p>
    <w:p w14:paraId="059B4314" w14:textId="55656069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当车辆停车时</w:t>
      </w:r>
      <w:ins w:id="52" w:author="Yang Zhen SGH CDAY223" w:date="2026-01-15T15:48:00Z" w16du:dateUtc="2026-01-15T07:48:00Z">
        <w:r w:rsidR="00994FA1">
          <w:rPr>
            <w:rFonts w:cstheme="minorBidi" w:hint="eastAsia"/>
            <w:sz w:val="22"/>
          </w:rPr>
          <w:t>（</w:t>
        </w:r>
        <w:r w:rsidR="00994FA1">
          <w:rPr>
            <w:rFonts w:cstheme="minorBidi" w:hint="eastAsia"/>
            <w:sz w:val="22"/>
          </w:rPr>
          <w:t>standstill</w:t>
        </w:r>
        <w:r w:rsidR="00994FA1">
          <w:rPr>
            <w:rFonts w:cstheme="minorBidi" w:hint="eastAsia"/>
            <w:sz w:val="22"/>
          </w:rPr>
          <w:t>状态确认）</w:t>
        </w:r>
      </w:ins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</w:t>
      </w:r>
      <w:del w:id="53" w:author="Yang Zhen SGH CDAY223" w:date="2026-01-15T15:50:00Z" w16du:dateUtc="2026-01-15T07:50:00Z">
        <w:r w:rsidDel="00462C79">
          <w:rPr>
            <w:rFonts w:cstheme="minorBidi" w:hint="eastAsia"/>
            <w:sz w:val="22"/>
          </w:rPr>
          <w:delText>VMC</w:delText>
        </w:r>
        <w:r w:rsidDel="00462C79">
          <w:rPr>
            <w:rFonts w:cstheme="minorBidi" w:hint="eastAsia"/>
            <w:sz w:val="22"/>
          </w:rPr>
          <w:delText>请求的制动请求（</w:delText>
        </w:r>
        <w:r w:rsidDel="007728B0">
          <w:rPr>
            <w:rFonts w:cstheme="minorBidi" w:hint="eastAsia"/>
            <w:sz w:val="22"/>
          </w:rPr>
          <w:delText>传统制动和</w:delText>
        </w:r>
        <w:r w:rsidDel="00462C79">
          <w:rPr>
            <w:rFonts w:cstheme="minorBidi" w:hint="eastAsia"/>
            <w:sz w:val="22"/>
          </w:rPr>
          <w:delText>电制动</w:delText>
        </w:r>
        <w:r w:rsidDel="007728B0">
          <w:rPr>
            <w:rFonts w:cstheme="minorBidi" w:hint="eastAsia"/>
            <w:sz w:val="22"/>
          </w:rPr>
          <w:delText>可选</w:delText>
        </w:r>
        <w:r w:rsidDel="00462C79">
          <w:rPr>
            <w:rFonts w:cstheme="minorBidi" w:hint="eastAsia"/>
            <w:sz w:val="22"/>
          </w:rPr>
          <w:delText>）需要</w:delText>
        </w:r>
        <w:r w:rsidDel="00462C79">
          <w:rPr>
            <w:rFonts w:cstheme="minorBidi" w:hint="eastAsia"/>
            <w:sz w:val="22"/>
          </w:rPr>
          <w:delText>ramp out</w:delText>
        </w:r>
        <w:r w:rsidDel="00462C79">
          <w:rPr>
            <w:rFonts w:cstheme="minorBidi" w:hint="eastAsia"/>
            <w:sz w:val="22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ins w:id="54" w:author="Yang Zhen SGH CDAY223" w:date="2026-01-15T15:51:00Z" w16du:dateUtc="2026-01-15T07:51:00Z">
        <w:r w:rsidR="005D6436">
          <w:rPr>
            <w:rFonts w:cstheme="minorBidi" w:hint="eastAsia"/>
            <w:sz w:val="22"/>
          </w:rPr>
          <w:t>保证车辆维持在当前位置</w:t>
        </w:r>
      </w:ins>
      <w:r>
        <w:rPr>
          <w:rFonts w:cstheme="minorBidi" w:hint="eastAsia"/>
          <w:sz w:val="22"/>
        </w:rPr>
        <w:t>，</w:t>
      </w:r>
      <w:del w:id="55" w:author="Yang Zhen SGH CDAY223" w:date="2026-01-15T15:52:00Z" w16du:dateUtc="2026-01-15T07:52:00Z">
        <w:r w:rsidDel="00D01C8F">
          <w:rPr>
            <w:rFonts w:cstheme="minorBidi" w:hint="eastAsia"/>
            <w:sz w:val="22"/>
          </w:rPr>
          <w:delText>需要基于</w:delText>
        </w:r>
        <w:r w:rsidDel="00D01C8F">
          <w:rPr>
            <w:rFonts w:cstheme="minorBidi" w:hint="eastAsia"/>
            <w:sz w:val="22"/>
          </w:rPr>
          <w:delText>VMC</w:delText>
        </w:r>
        <w:r w:rsidDel="00D01C8F">
          <w:rPr>
            <w:rFonts w:cstheme="minorBidi" w:hint="eastAsia"/>
            <w:sz w:val="22"/>
          </w:rPr>
          <w:delText>请求制动扭矩增压至驾驶员请求制动扭矩</w:delText>
        </w:r>
      </w:del>
      <w:ins w:id="56" w:author="Yang Zhen SGH CDAY223" w:date="2026-01-15T15:52:00Z" w16du:dateUtc="2026-01-15T07:52:00Z">
        <w:r w:rsidR="00D01C8F">
          <w:rPr>
            <w:rFonts w:cstheme="minorBidi" w:hint="eastAsia"/>
            <w:sz w:val="22"/>
          </w:rPr>
          <w:t>制动系统需要保证</w:t>
        </w:r>
        <w:r w:rsidR="003065EC">
          <w:rPr>
            <w:rFonts w:cstheme="minorBidi" w:hint="eastAsia"/>
            <w:sz w:val="22"/>
          </w:rPr>
          <w:t>握手时的平顺性。</w:t>
        </w:r>
      </w:ins>
      <w:r>
        <w:rPr>
          <w:rFonts w:cstheme="minorBidi" w:hint="eastAsia"/>
          <w:sz w:val="22"/>
        </w:rPr>
        <w:t>。</w:t>
      </w:r>
    </w:p>
    <w:p w14:paraId="306915E2" w14:textId="0BAB0F62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当出现驾驶员紧急制动的情况，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</w:t>
      </w:r>
      <w:del w:id="57" w:author="Yang Zhen SGH CDAY223" w:date="2026-01-15T15:53:00Z" w16du:dateUtc="2026-01-15T07:53:00Z">
        <w:r w:rsidDel="003065EC">
          <w:rPr>
            <w:rFonts w:cstheme="minorBidi" w:hint="eastAsia"/>
            <w:sz w:val="22"/>
          </w:rPr>
          <w:delText>VMC</w:delText>
        </w:r>
        <w:r w:rsidDel="003065EC">
          <w:rPr>
            <w:rFonts w:cstheme="minorBidi" w:hint="eastAsia"/>
            <w:sz w:val="22"/>
          </w:rPr>
          <w:delText>请求的制动请求（传统制动和电制动可选）需要</w:delText>
        </w:r>
        <w:r w:rsidDel="003065EC">
          <w:rPr>
            <w:rFonts w:cstheme="minorBidi" w:hint="eastAsia"/>
            <w:sz w:val="22"/>
          </w:rPr>
          <w:delText>ramp out</w:delText>
        </w:r>
        <w:r w:rsidDel="003065EC">
          <w:rPr>
            <w:rFonts w:cstheme="minorBidi" w:hint="eastAsia"/>
            <w:sz w:val="22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ins w:id="58" w:author="Yang Zhen SGH CDAY223" w:date="2026-01-15T15:53:00Z" w16du:dateUtc="2026-01-15T07:53:00Z">
        <w:r w:rsidR="00A3449F">
          <w:rPr>
            <w:rFonts w:cstheme="minorBidi" w:hint="eastAsia"/>
            <w:sz w:val="22"/>
          </w:rPr>
          <w:t>保证满足驾驶员的制动请求</w:t>
        </w:r>
      </w:ins>
      <w:del w:id="59" w:author="Yang Zhen SGH CDAY223" w:date="2026-01-15T15:53:00Z" w16du:dateUtc="2026-01-15T07:53:00Z">
        <w:r w:rsidDel="00FC2920">
          <w:rPr>
            <w:rFonts w:cstheme="minorBidi" w:hint="eastAsia"/>
            <w:sz w:val="22"/>
          </w:rPr>
          <w:delText>，需要基于</w:delText>
        </w:r>
        <w:r w:rsidDel="00FC2920">
          <w:rPr>
            <w:rFonts w:cstheme="minorBidi" w:hint="eastAsia"/>
            <w:sz w:val="22"/>
          </w:rPr>
          <w:delText>VMC</w:delText>
        </w:r>
        <w:r w:rsidDel="00FC2920">
          <w:rPr>
            <w:rFonts w:cstheme="minorBidi" w:hint="eastAsia"/>
            <w:sz w:val="22"/>
          </w:rPr>
          <w:delText>请求制动扭矩增压至驾驶员请求制动扭矩</w:delText>
        </w:r>
      </w:del>
      <w:ins w:id="60" w:author="Yang Zhen SGH CDAY223" w:date="2026-01-15T15:53:00Z" w16du:dateUtc="2026-01-15T07:53:00Z">
        <w:r w:rsidR="00FC2920">
          <w:rPr>
            <w:rFonts w:cstheme="minorBidi" w:hint="eastAsia"/>
            <w:sz w:val="22"/>
          </w:rPr>
          <w:t xml:space="preserve"> </w:t>
        </w:r>
        <w:r w:rsidR="00FC2920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4A793ABF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27CF7B58" w14:textId="3F6C18F3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当驾驶员释放制动踏板时（或者主</w:t>
      </w:r>
      <w:proofErr w:type="gramStart"/>
      <w:r>
        <w:rPr>
          <w:rFonts w:cstheme="minorBidi" w:hint="eastAsia"/>
          <w:sz w:val="22"/>
        </w:rPr>
        <w:t>缸压力</w:t>
      </w:r>
      <w:proofErr w:type="gramEnd"/>
      <w:r>
        <w:rPr>
          <w:rFonts w:cstheme="minorBidi" w:hint="eastAsia"/>
          <w:sz w:val="22"/>
        </w:rPr>
        <w:t>小于</w:t>
      </w:r>
      <w:proofErr w:type="spellStart"/>
      <w:r>
        <w:rPr>
          <w:rFonts w:cstheme="minorBidi" w:hint="eastAsia"/>
          <w:sz w:val="22"/>
        </w:rPr>
        <w:t>xxbar</w:t>
      </w:r>
      <w:proofErr w:type="spellEnd"/>
      <w:r>
        <w:rPr>
          <w:rFonts w:cstheme="minorBidi" w:hint="eastAsia"/>
          <w:sz w:val="22"/>
        </w:rPr>
        <w:t>），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lastRenderedPageBreak/>
        <w:t>=Standby</w:t>
      </w:r>
      <w:r>
        <w:rPr>
          <w:rFonts w:cstheme="minorBidi" w:hint="eastAsia"/>
          <w:sz w:val="22"/>
        </w:rPr>
        <w:t>）</w:t>
      </w:r>
      <w:del w:id="61" w:author="Yang Zhen SGH CDAY223" w:date="2026-01-15T15:54:00Z" w16du:dateUtc="2026-01-15T07:54:00Z">
        <w:r w:rsidDel="008E4920">
          <w:rPr>
            <w:rFonts w:cstheme="minorBidi" w:hint="eastAsia"/>
            <w:sz w:val="22"/>
          </w:rPr>
          <w:delText>，</w:delText>
        </w:r>
        <w:r w:rsidDel="008E4920">
          <w:rPr>
            <w:rFonts w:cstheme="minorBidi" w:hint="eastAsia"/>
            <w:sz w:val="22"/>
          </w:rPr>
          <w:delText>VMC</w:delText>
        </w:r>
        <w:r w:rsidDel="008E4920">
          <w:rPr>
            <w:rFonts w:cstheme="minorBidi" w:hint="eastAsia"/>
            <w:sz w:val="22"/>
          </w:rPr>
          <w:delText>请求的制动请求（传统制动和电制动可选）需要</w:delText>
        </w:r>
        <w:r w:rsidDel="008E4920">
          <w:rPr>
            <w:rFonts w:cstheme="minorBidi" w:hint="eastAsia"/>
            <w:sz w:val="22"/>
          </w:rPr>
          <w:delText>ramp out</w:delText>
        </w:r>
        <w:r w:rsidDel="008E4920">
          <w:rPr>
            <w:rFonts w:cstheme="minorBidi" w:hint="eastAsia"/>
            <w:sz w:val="22"/>
          </w:rPr>
          <w:delText>，制动系统介入，需要基于</w:delText>
        </w:r>
        <w:r w:rsidDel="008E4920">
          <w:rPr>
            <w:rFonts w:cstheme="minorBidi" w:hint="eastAsia"/>
            <w:sz w:val="22"/>
          </w:rPr>
          <w:delText>VMC</w:delText>
        </w:r>
        <w:r w:rsidDel="008E4920">
          <w:rPr>
            <w:rFonts w:cstheme="minorBidi" w:hint="eastAsia"/>
            <w:sz w:val="22"/>
          </w:rPr>
          <w:delText>请求制动扭矩增压至驾驶员请求制动扭矩。</w:delText>
        </w:r>
      </w:del>
    </w:p>
    <w:p w14:paraId="5DBB9D28" w14:textId="77777777" w:rsidR="009E3A7B" w:rsidRDefault="009E3A7B">
      <w:pPr>
        <w:pStyle w:val="affff7"/>
        <w:ind w:left="800" w:firstLineChars="0" w:firstLine="0"/>
        <w:rPr>
          <w:rFonts w:cstheme="minorBidi"/>
          <w:sz w:val="22"/>
        </w:rPr>
      </w:pPr>
    </w:p>
    <w:p w14:paraId="0188FE99" w14:textId="4D1CCF42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当检测到车辆正在</w:t>
      </w:r>
      <w:commentRangeStart w:id="62"/>
      <w:commentRangeStart w:id="63"/>
      <w:commentRangeStart w:id="64"/>
      <w:r>
        <w:rPr>
          <w:rFonts w:cstheme="minorBidi" w:hint="eastAsia"/>
          <w:sz w:val="22"/>
        </w:rPr>
        <w:t>恶劣工况</w:t>
      </w:r>
      <w:commentRangeEnd w:id="62"/>
      <w:r w:rsidR="00357270">
        <w:rPr>
          <w:rStyle w:val="affff4"/>
          <w:lang w:val="zh-CN"/>
        </w:rPr>
        <w:commentReference w:id="62"/>
      </w:r>
      <w:commentRangeEnd w:id="63"/>
      <w:r w:rsidR="00343D27">
        <w:rPr>
          <w:rStyle w:val="affff4"/>
          <w:lang w:val="zh-CN"/>
        </w:rPr>
        <w:commentReference w:id="63"/>
      </w:r>
      <w:commentRangeEnd w:id="64"/>
      <w:r w:rsidR="00562B37">
        <w:rPr>
          <w:rStyle w:val="affff4"/>
          <w:lang w:val="zh-CN"/>
        </w:rPr>
        <w:commentReference w:id="64"/>
      </w:r>
      <w:r>
        <w:rPr>
          <w:rFonts w:cstheme="minorBidi" w:hint="eastAsia"/>
          <w:sz w:val="22"/>
        </w:rPr>
        <w:t>路面</w:t>
      </w:r>
      <w:ins w:id="65" w:author="Yang Zhen SGH CDAY223" w:date="2026-01-15T15:55:00Z" w16du:dateUtc="2026-01-15T07:55:00Z">
        <w:r w:rsidR="00A83EFA">
          <w:rPr>
            <w:rFonts w:cstheme="minorBidi" w:hint="eastAsia"/>
            <w:sz w:val="22"/>
          </w:rPr>
          <w:t>（取决于</w:t>
        </w:r>
        <w:r w:rsidR="00A83EFA">
          <w:rPr>
            <w:rFonts w:cstheme="minorBidi" w:hint="eastAsia"/>
            <w:sz w:val="22"/>
          </w:rPr>
          <w:t xml:space="preserve">SGMW AI </w:t>
        </w:r>
        <w:r w:rsidR="00A83EFA">
          <w:rPr>
            <w:rFonts w:cstheme="minorBidi" w:hint="eastAsia"/>
            <w:sz w:val="22"/>
          </w:rPr>
          <w:t>地型识别信号）</w:t>
        </w:r>
      </w:ins>
      <w:r>
        <w:rPr>
          <w:rFonts w:cstheme="minorBidi" w:hint="eastAsia"/>
          <w:sz w:val="22"/>
        </w:rPr>
        <w:t>或者行驶到坡道</w:t>
      </w:r>
      <w:r>
        <w:rPr>
          <w:rFonts w:cstheme="minorBidi" w:hint="eastAsia"/>
          <w:sz w:val="22"/>
        </w:rPr>
        <w:t xml:space="preserve"> </w:t>
      </w:r>
      <w:r>
        <w:rPr>
          <w:rFonts w:cstheme="minorBidi" w:hint="eastAsia"/>
          <w:sz w:val="22"/>
        </w:rPr>
        <w:t>（坡度</w:t>
      </w:r>
      <w:r>
        <w:rPr>
          <w:rFonts w:cstheme="minorBidi" w:hint="eastAsia"/>
          <w:sz w:val="22"/>
        </w:rPr>
        <w:t>&gt;=15% TBD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CST</w:t>
      </w:r>
      <w:r>
        <w:rPr>
          <w:rFonts w:cstheme="minorBidi" w:hint="eastAsia"/>
          <w:sz w:val="22"/>
        </w:rPr>
        <w:t>功能需要退出（“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</w:t>
      </w:r>
      <w:r>
        <w:rPr>
          <w:rFonts w:cstheme="minorBidi" w:hint="eastAsia"/>
          <w:sz w:val="22"/>
        </w:rPr>
        <w:t>），</w:t>
      </w:r>
      <w:del w:id="66" w:author="Yang Zhen SGH CDAY223" w:date="2026-01-15T15:56:00Z" w16du:dateUtc="2026-01-15T07:56:00Z">
        <w:r w:rsidDel="000E5B5C">
          <w:rPr>
            <w:rFonts w:cstheme="minorBidi" w:hint="eastAsia"/>
            <w:sz w:val="22"/>
          </w:rPr>
          <w:delText>VMC</w:delText>
        </w:r>
        <w:r w:rsidDel="000E5B5C">
          <w:rPr>
            <w:rFonts w:cstheme="minorBidi" w:hint="eastAsia"/>
            <w:sz w:val="22"/>
          </w:rPr>
          <w:delText>请求的制动请求（传统制动和电制动可选）需要</w:delText>
        </w:r>
        <w:r w:rsidDel="000E5B5C">
          <w:rPr>
            <w:rFonts w:cstheme="minorBidi" w:hint="eastAsia"/>
            <w:sz w:val="22"/>
          </w:rPr>
          <w:delText>ramp out</w:delText>
        </w:r>
        <w:r w:rsidDel="000E5B5C">
          <w:rPr>
            <w:rFonts w:cstheme="minorBidi" w:hint="eastAsia"/>
            <w:sz w:val="22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ins w:id="67" w:author="Yang Zhen SGH CDAY223" w:date="2026-01-15T15:57:00Z" w16du:dateUtc="2026-01-15T07:57:00Z">
        <w:r w:rsidR="0074402E">
          <w:rPr>
            <w:rFonts w:cstheme="minorBidi" w:hint="eastAsia"/>
            <w:sz w:val="22"/>
          </w:rPr>
          <w:t>保证满足驾驶员的制动请求</w:t>
        </w:r>
      </w:ins>
      <w:r>
        <w:rPr>
          <w:rFonts w:cstheme="minorBidi" w:hint="eastAsia"/>
          <w:sz w:val="22"/>
        </w:rPr>
        <w:t>，</w:t>
      </w:r>
      <w:del w:id="68" w:author="Yang Zhen SGH CDAY223" w:date="2026-01-15T15:57:00Z" w16du:dateUtc="2026-01-15T07:57:00Z">
        <w:r w:rsidDel="00103578">
          <w:rPr>
            <w:rFonts w:cstheme="minorBidi" w:hint="eastAsia"/>
            <w:sz w:val="22"/>
          </w:rPr>
          <w:delText>需要基于</w:delText>
        </w:r>
        <w:r w:rsidDel="00103578">
          <w:rPr>
            <w:rFonts w:cstheme="minorBidi" w:hint="eastAsia"/>
            <w:sz w:val="22"/>
          </w:rPr>
          <w:delText>VMC</w:delText>
        </w:r>
        <w:r w:rsidDel="00103578">
          <w:rPr>
            <w:rFonts w:cstheme="minorBidi" w:hint="eastAsia"/>
            <w:sz w:val="22"/>
          </w:rPr>
          <w:delText>请求制动扭矩增压至驾驶员请求制动扭矩</w:delText>
        </w:r>
      </w:del>
      <w:ins w:id="69" w:author="Yang Zhen SGH CDAY223" w:date="2026-01-15T15:57:00Z" w16du:dateUtc="2026-01-15T07:57:00Z">
        <w:r w:rsidR="00103578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7F9BD8BE" w14:textId="77777777" w:rsidR="009E3A7B" w:rsidRDefault="009E3A7B">
      <w:pPr>
        <w:ind w:firstLineChars="0" w:firstLine="0"/>
        <w:rPr>
          <w:rFonts w:cstheme="minorBidi"/>
          <w:sz w:val="22"/>
        </w:rPr>
      </w:pPr>
    </w:p>
    <w:p w14:paraId="18D6F4D4" w14:textId="77777777" w:rsidR="009E3A7B" w:rsidRDefault="00FF6374">
      <w:pPr>
        <w:pStyle w:val="affff7"/>
        <w:numPr>
          <w:ilvl w:val="0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当整车稳定控制功能激活时</w:t>
      </w:r>
    </w:p>
    <w:p w14:paraId="097B1527" w14:textId="77777777" w:rsidR="009E3A7B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>制动：</w:t>
      </w:r>
      <w:r>
        <w:rPr>
          <w:rFonts w:cstheme="minorBidi" w:hint="eastAsia"/>
          <w:sz w:val="22"/>
        </w:rPr>
        <w:t xml:space="preserve"> ABS</w:t>
      </w:r>
      <w:r>
        <w:rPr>
          <w:rFonts w:cstheme="minorBidi" w:hint="eastAsia"/>
          <w:color w:val="000000" w:themeColor="text1"/>
          <w:sz w:val="22"/>
        </w:rPr>
        <w:t xml:space="preserve">, EBD, TCS, </w:t>
      </w:r>
      <w:r>
        <w:rPr>
          <w:rFonts w:cstheme="minorBidi" w:hint="eastAsia"/>
          <w:sz w:val="22"/>
        </w:rPr>
        <w:t>YSC, DTC</w:t>
      </w:r>
      <w:r>
        <w:rPr>
          <w:rFonts w:cstheme="minorBidi" w:hint="eastAsia"/>
          <w:sz w:val="22"/>
        </w:rPr>
        <w:t>等稳定控制功能激活</w:t>
      </w:r>
    </w:p>
    <w:p w14:paraId="51E72C1E" w14:textId="77777777" w:rsidR="009E3A7B" w:rsidRDefault="00FF6374">
      <w:pPr>
        <w:pStyle w:val="affff7"/>
        <w:numPr>
          <w:ilvl w:val="1"/>
          <w:numId w:val="9"/>
        </w:numPr>
        <w:ind w:firstLineChars="0"/>
        <w:rPr>
          <w:rFonts w:cstheme="minorBidi"/>
          <w:sz w:val="22"/>
          <w:lang w:val="de-DE"/>
        </w:rPr>
      </w:pPr>
      <w:r>
        <w:rPr>
          <w:rFonts w:cstheme="minorBidi" w:hint="eastAsia"/>
          <w:sz w:val="22"/>
          <w:lang w:val="de-DE"/>
        </w:rPr>
        <w:t>VMC</w:t>
      </w:r>
      <w:r>
        <w:rPr>
          <w:rFonts w:cstheme="minorBidi" w:hint="eastAsia"/>
          <w:sz w:val="22"/>
          <w:lang w:val="de-DE"/>
        </w:rPr>
        <w:t>：</w:t>
      </w:r>
      <w:r>
        <w:rPr>
          <w:rFonts w:cstheme="minorBidi" w:hint="eastAsia"/>
          <w:sz w:val="22"/>
          <w:lang w:val="de-DE"/>
        </w:rPr>
        <w:t xml:space="preserve"> </w:t>
      </w:r>
      <w:proofErr w:type="spellStart"/>
      <w:r>
        <w:rPr>
          <w:rFonts w:cstheme="minorBidi" w:hint="eastAsia"/>
          <w:sz w:val="22"/>
          <w:lang w:val="de-DE"/>
        </w:rPr>
        <w:t>TankTurn</w:t>
      </w:r>
      <w:proofErr w:type="spellEnd"/>
      <w:r>
        <w:rPr>
          <w:rFonts w:cstheme="minorBidi" w:hint="eastAsia"/>
          <w:sz w:val="22"/>
          <w:lang w:val="de-DE"/>
        </w:rPr>
        <w:t xml:space="preserve">, </w:t>
      </w:r>
      <w:proofErr w:type="spellStart"/>
      <w:r>
        <w:rPr>
          <w:rFonts w:cstheme="minorBidi" w:hint="eastAsia"/>
          <w:sz w:val="22"/>
          <w:lang w:val="de-DE"/>
        </w:rPr>
        <w:t>CompasTurn</w:t>
      </w:r>
      <w:proofErr w:type="spellEnd"/>
      <w:r>
        <w:rPr>
          <w:rFonts w:cstheme="minorBidi" w:hint="eastAsia"/>
          <w:sz w:val="22"/>
          <w:lang w:val="de-DE"/>
        </w:rPr>
        <w:t xml:space="preserve">, </w:t>
      </w:r>
      <w:proofErr w:type="spellStart"/>
      <w:r>
        <w:rPr>
          <w:rFonts w:cstheme="minorBidi" w:hint="eastAsia"/>
          <w:sz w:val="22"/>
          <w:lang w:val="de-DE"/>
        </w:rPr>
        <w:t>Pre</w:t>
      </w:r>
      <w:proofErr w:type="spellEnd"/>
      <w:r>
        <w:rPr>
          <w:rFonts w:cstheme="minorBidi" w:hint="eastAsia"/>
          <w:sz w:val="22"/>
          <w:lang w:val="de-DE"/>
        </w:rPr>
        <w:t xml:space="preserve">-stab, CMS </w:t>
      </w:r>
      <w:r>
        <w:rPr>
          <w:rFonts w:cstheme="minorBidi" w:hint="eastAsia"/>
          <w:sz w:val="22"/>
          <w:lang w:val="de-DE"/>
        </w:rPr>
        <w:t>等稳定控制功能激活</w:t>
      </w:r>
    </w:p>
    <w:p w14:paraId="2C946885" w14:textId="0AA77CAC" w:rsidR="009E3A7B" w:rsidRPr="00357270" w:rsidRDefault="00FF6374">
      <w:pPr>
        <w:pStyle w:val="affff7"/>
        <w:ind w:leftChars="400" w:left="840" w:firstLineChars="8" w:firstLine="18"/>
        <w:rPr>
          <w:rFonts w:cstheme="minorBidi"/>
          <w:sz w:val="22"/>
          <w:lang w:val="de-DE"/>
        </w:rPr>
      </w:pPr>
      <w:r w:rsidRPr="00357270">
        <w:rPr>
          <w:rFonts w:cstheme="minorBidi" w:hint="eastAsia"/>
          <w:sz w:val="22"/>
          <w:lang w:val="de-DE"/>
        </w:rPr>
        <w:t>CST</w:t>
      </w:r>
      <w:r>
        <w:rPr>
          <w:rFonts w:cstheme="minorBidi" w:hint="eastAsia"/>
          <w:sz w:val="22"/>
        </w:rPr>
        <w:t>功能需要退出</w:t>
      </w:r>
      <w:r w:rsidRPr="00357270">
        <w:rPr>
          <w:rFonts w:cstheme="minorBidi" w:hint="eastAsia"/>
          <w:sz w:val="22"/>
          <w:lang w:val="de-DE"/>
        </w:rPr>
        <w:t>（“</w:t>
      </w:r>
      <w:proofErr w:type="spellStart"/>
      <w:r w:rsidRPr="00357270">
        <w:rPr>
          <w:rFonts w:cstheme="minorBidi" w:hint="eastAsia"/>
          <w:sz w:val="22"/>
          <w:lang w:val="de-DE"/>
        </w:rPr>
        <w:t>CST_Status</w:t>
      </w:r>
      <w:proofErr w:type="spellEnd"/>
      <w:r w:rsidRPr="00357270">
        <w:rPr>
          <w:rFonts w:cstheme="minorBidi" w:hint="eastAsia"/>
          <w:sz w:val="22"/>
          <w:lang w:val="de-DE"/>
        </w:rPr>
        <w:t>”</w:t>
      </w:r>
      <w:r w:rsidRPr="00357270">
        <w:rPr>
          <w:rFonts w:cstheme="minorBidi" w:hint="eastAsia"/>
          <w:sz w:val="22"/>
          <w:lang w:val="de-DE"/>
        </w:rPr>
        <w:t>=Standby</w:t>
      </w:r>
      <w:r w:rsidRPr="00357270">
        <w:rPr>
          <w:rFonts w:cstheme="minorBidi" w:hint="eastAsia"/>
          <w:sz w:val="22"/>
          <w:lang w:val="de-DE"/>
        </w:rPr>
        <w:t>），</w:t>
      </w:r>
      <w:del w:id="70" w:author="Yang Zhen SGH CDAY223" w:date="2026-01-15T15:59:00Z" w16du:dateUtc="2026-01-15T07:59:00Z">
        <w:r w:rsidRPr="00357270" w:rsidDel="00EB7563">
          <w:rPr>
            <w:rFonts w:cstheme="minorBidi" w:hint="eastAsia"/>
            <w:sz w:val="22"/>
            <w:lang w:val="de-DE"/>
          </w:rPr>
          <w:delText>VMC</w:delText>
        </w:r>
        <w:r w:rsidDel="00EB7563">
          <w:rPr>
            <w:rFonts w:cstheme="minorBidi" w:hint="eastAsia"/>
            <w:sz w:val="22"/>
          </w:rPr>
          <w:delText>请求的制动请求</w:delText>
        </w:r>
        <w:r w:rsidRPr="00357270" w:rsidDel="00EB7563">
          <w:rPr>
            <w:rFonts w:cstheme="minorBidi" w:hint="eastAsia"/>
            <w:sz w:val="22"/>
            <w:lang w:val="de-DE"/>
          </w:rPr>
          <w:delText>（</w:delText>
        </w:r>
        <w:r w:rsidDel="00EB7563">
          <w:rPr>
            <w:rFonts w:cstheme="minorBidi" w:hint="eastAsia"/>
            <w:sz w:val="22"/>
          </w:rPr>
          <w:delText>传统制动和电制动可选</w:delText>
        </w:r>
        <w:r w:rsidRPr="00357270" w:rsidDel="00EB7563">
          <w:rPr>
            <w:rFonts w:cstheme="minorBidi" w:hint="eastAsia"/>
            <w:sz w:val="22"/>
            <w:lang w:val="de-DE"/>
          </w:rPr>
          <w:delText>）</w:delText>
        </w:r>
        <w:r w:rsidDel="00EB7563">
          <w:rPr>
            <w:rFonts w:cstheme="minorBidi" w:hint="eastAsia"/>
            <w:sz w:val="22"/>
          </w:rPr>
          <w:delText>需要</w:delText>
        </w:r>
        <w:r w:rsidRPr="00357270" w:rsidDel="00EB7563">
          <w:rPr>
            <w:rFonts w:cstheme="minorBidi" w:hint="eastAsia"/>
            <w:sz w:val="22"/>
            <w:lang w:val="de-DE"/>
          </w:rPr>
          <w:delText>ramp out</w:delText>
        </w:r>
        <w:r w:rsidRPr="00357270" w:rsidDel="00EB7563">
          <w:rPr>
            <w:rFonts w:cstheme="minorBidi" w:hint="eastAsia"/>
            <w:sz w:val="22"/>
            <w:lang w:val="de-DE"/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r w:rsidRPr="00357270">
        <w:rPr>
          <w:rFonts w:cstheme="minorBidi" w:hint="eastAsia"/>
          <w:sz w:val="22"/>
          <w:lang w:val="de-DE"/>
        </w:rPr>
        <w:t>，</w:t>
      </w:r>
      <w:del w:id="71" w:author="Yang Zhen SGH CDAY223" w:date="2026-01-15T15:59:00Z" w16du:dateUtc="2026-01-15T07:59:00Z">
        <w:r w:rsidDel="00231F8B">
          <w:rPr>
            <w:rFonts w:cstheme="minorBidi" w:hint="eastAsia"/>
            <w:sz w:val="22"/>
          </w:rPr>
          <w:delText>需要基于</w:delText>
        </w:r>
        <w:r w:rsidRPr="00357270" w:rsidDel="00231F8B">
          <w:rPr>
            <w:rFonts w:cstheme="minorBidi" w:hint="eastAsia"/>
            <w:sz w:val="22"/>
            <w:lang w:val="de-DE"/>
          </w:rPr>
          <w:delText>VMC</w:delText>
        </w:r>
        <w:r w:rsidDel="00231F8B">
          <w:rPr>
            <w:rFonts w:cstheme="minorBidi" w:hint="eastAsia"/>
            <w:sz w:val="22"/>
          </w:rPr>
          <w:delText>请求制动扭矩增压至驾驶员请求制动扭矩</w:delText>
        </w:r>
      </w:del>
      <w:ins w:id="72" w:author="Yang Zhen SGH CDAY223" w:date="2026-01-15T15:59:00Z" w16du:dateUtc="2026-01-15T07:59:00Z">
        <w:r w:rsidR="00231F8B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547A8630" w14:textId="2C405203" w:rsidR="009E3A7B" w:rsidRPr="002F0A11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lang w:val="de-DE"/>
          <w:rPrChange w:id="73" w:author="Yang Zhen SGH CDAY223" w:date="2026-01-15T16:02:00Z" w16du:dateUtc="2026-01-15T08:02:00Z">
            <w:rPr>
              <w:rFonts w:cstheme="minorBidi"/>
              <w:sz w:val="22"/>
            </w:rPr>
          </w:rPrChange>
        </w:rPr>
      </w:pPr>
      <w:proofErr w:type="gramStart"/>
      <w:r>
        <w:rPr>
          <w:rFonts w:cstheme="minorBidi" w:hint="eastAsia"/>
          <w:sz w:val="22"/>
        </w:rPr>
        <w:t>当智驾</w:t>
      </w:r>
      <w:proofErr w:type="gramEnd"/>
      <w:r>
        <w:rPr>
          <w:rFonts w:cstheme="minorBidi" w:hint="eastAsia"/>
          <w:sz w:val="22"/>
        </w:rPr>
        <w:t>系统功能</w:t>
      </w:r>
      <w:r w:rsidR="00AD1EBA" w:rsidRPr="002F0A11">
        <w:rPr>
          <w:rFonts w:cstheme="minorBidi" w:hint="eastAsia"/>
          <w:sz w:val="22"/>
          <w:lang w:val="de-DE"/>
          <w:rPrChange w:id="7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</w:t>
      </w:r>
      <w:r w:rsidR="00AD1EBA" w:rsidRPr="002F0A11">
        <w:rPr>
          <w:rFonts w:cstheme="minorBidi"/>
          <w:sz w:val="22"/>
          <w:lang w:val="de-DE"/>
          <w:rPrChange w:id="7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AEB/APA</w:t>
      </w:r>
      <w:r w:rsidR="00B43884" w:rsidRPr="002F0A11">
        <w:rPr>
          <w:rFonts w:cstheme="minorBidi"/>
          <w:sz w:val="22"/>
          <w:lang w:val="de-DE"/>
          <w:rPrChange w:id="76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/ACC</w:t>
      </w:r>
      <w:r w:rsidR="00AD1EBA" w:rsidRPr="002F0A11">
        <w:rPr>
          <w:rFonts w:cstheme="minorBidi" w:hint="eastAsia"/>
          <w:sz w:val="22"/>
          <w:lang w:val="de-DE"/>
          <w:rPrChange w:id="7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>
        <w:rPr>
          <w:rFonts w:cstheme="minorBidi" w:hint="eastAsia"/>
          <w:sz w:val="22"/>
        </w:rPr>
        <w:t>激活时</w:t>
      </w:r>
      <w:r w:rsidRPr="002F0A11">
        <w:rPr>
          <w:rFonts w:cstheme="minorBidi" w:hint="eastAsia"/>
          <w:sz w:val="22"/>
          <w:lang w:val="de-DE"/>
          <w:rPrChange w:id="7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Pr="002F0A11">
        <w:rPr>
          <w:rFonts w:cstheme="minorBidi"/>
          <w:sz w:val="22"/>
          <w:lang w:val="de-DE"/>
          <w:rPrChange w:id="79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</w:t>
      </w:r>
      <w:r>
        <w:rPr>
          <w:rFonts w:cstheme="minorBidi" w:hint="eastAsia"/>
          <w:sz w:val="22"/>
        </w:rPr>
        <w:t>功能需要退出</w:t>
      </w:r>
      <w:r w:rsidRPr="002F0A11">
        <w:rPr>
          <w:rFonts w:cstheme="minorBidi" w:hint="eastAsia"/>
          <w:sz w:val="22"/>
          <w:lang w:val="de-DE"/>
          <w:rPrChange w:id="8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（“</w:t>
      </w:r>
      <w:proofErr w:type="spellStart"/>
      <w:r w:rsidRPr="002F0A11">
        <w:rPr>
          <w:rFonts w:cstheme="minorBidi"/>
          <w:sz w:val="22"/>
          <w:lang w:val="de-DE"/>
          <w:rPrChange w:id="81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CST_Status</w:t>
      </w:r>
      <w:proofErr w:type="spellEnd"/>
      <w:r w:rsidRPr="002F0A11">
        <w:rPr>
          <w:rFonts w:cstheme="minorBidi" w:hint="eastAsia"/>
          <w:sz w:val="22"/>
          <w:lang w:val="de-DE"/>
          <w:rPrChange w:id="8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”</w:t>
      </w:r>
      <w:r w:rsidRPr="002F0A11">
        <w:rPr>
          <w:rFonts w:cstheme="minorBidi"/>
          <w:sz w:val="22"/>
          <w:lang w:val="de-DE"/>
          <w:rPrChange w:id="8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=Standby</w:t>
      </w:r>
      <w:r w:rsidRPr="002F0A11">
        <w:rPr>
          <w:rFonts w:cstheme="minorBidi" w:hint="eastAsia"/>
          <w:sz w:val="22"/>
          <w:lang w:val="de-DE"/>
          <w:rPrChange w:id="8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），</w:t>
      </w:r>
      <w:del w:id="85" w:author="Yang Zhen SGH CDAY223" w:date="2026-01-15T16:00:00Z" w16du:dateUtc="2026-01-15T08:00:00Z">
        <w:r w:rsidRPr="002F0A11" w:rsidDel="001B25F6">
          <w:rPr>
            <w:rFonts w:cstheme="minorBidi"/>
            <w:sz w:val="22"/>
            <w:lang w:val="de-DE"/>
            <w:rPrChange w:id="86" w:author="Yang Zhen SGH CDAY223" w:date="2026-01-15T16:02:00Z" w16du:dateUtc="2026-01-15T08:02:00Z">
              <w:rPr>
                <w:rFonts w:cstheme="minorBidi"/>
                <w:sz w:val="22"/>
              </w:rPr>
            </w:rPrChange>
          </w:rPr>
          <w:delText>VMC</w:delText>
        </w:r>
        <w:r w:rsidDel="001B25F6">
          <w:rPr>
            <w:rFonts w:cstheme="minorBidi" w:hint="eastAsia"/>
            <w:sz w:val="22"/>
          </w:rPr>
          <w:delText>请求的制动请求</w:delText>
        </w:r>
        <w:r w:rsidRPr="002F0A11" w:rsidDel="001B25F6">
          <w:rPr>
            <w:rFonts w:cstheme="minorBidi" w:hint="eastAsia"/>
            <w:sz w:val="22"/>
            <w:lang w:val="de-DE"/>
            <w:rPrChange w:id="87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（</w:delText>
        </w:r>
        <w:r w:rsidDel="001B25F6">
          <w:rPr>
            <w:rFonts w:cstheme="minorBidi" w:hint="eastAsia"/>
            <w:sz w:val="22"/>
          </w:rPr>
          <w:delText>传统制动和电制动可选</w:delText>
        </w:r>
        <w:r w:rsidRPr="002F0A11" w:rsidDel="001B25F6">
          <w:rPr>
            <w:rFonts w:cstheme="minorBidi" w:hint="eastAsia"/>
            <w:sz w:val="22"/>
            <w:lang w:val="de-DE"/>
            <w:rPrChange w:id="88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）</w:delText>
        </w:r>
        <w:r w:rsidDel="001B25F6">
          <w:rPr>
            <w:rFonts w:cstheme="minorBidi" w:hint="eastAsia"/>
            <w:sz w:val="22"/>
          </w:rPr>
          <w:delText>需要</w:delText>
        </w:r>
        <w:r w:rsidRPr="002F0A11" w:rsidDel="001B25F6">
          <w:rPr>
            <w:rFonts w:cstheme="minorBidi"/>
            <w:sz w:val="22"/>
            <w:lang w:val="de-DE"/>
            <w:rPrChange w:id="89" w:author="Yang Zhen SGH CDAY223" w:date="2026-01-15T16:02:00Z" w16du:dateUtc="2026-01-15T08:02:00Z">
              <w:rPr>
                <w:rFonts w:cstheme="minorBidi"/>
                <w:sz w:val="22"/>
              </w:rPr>
            </w:rPrChange>
          </w:rPr>
          <w:delText>ramp out</w:delText>
        </w:r>
        <w:r w:rsidRPr="002F0A11" w:rsidDel="001B25F6">
          <w:rPr>
            <w:rFonts w:cstheme="minorBidi" w:hint="eastAsia"/>
            <w:sz w:val="22"/>
            <w:lang w:val="de-DE"/>
            <w:rPrChange w:id="90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，</w:delText>
        </w:r>
      </w:del>
      <w:r>
        <w:rPr>
          <w:rFonts w:cstheme="minorBidi" w:hint="eastAsia"/>
          <w:sz w:val="22"/>
        </w:rPr>
        <w:t>制动系统介入</w:t>
      </w:r>
      <w:proofErr w:type="gramStart"/>
      <w:ins w:id="91" w:author="Yang Zhen SGH CDAY223" w:date="2026-01-15T16:00:00Z" w16du:dateUtc="2026-01-15T08:00:00Z">
        <w:r w:rsidR="001B25F6">
          <w:rPr>
            <w:rFonts w:cstheme="minorBidi" w:hint="eastAsia"/>
            <w:sz w:val="22"/>
          </w:rPr>
          <w:t>响应智驾的</w:t>
        </w:r>
        <w:proofErr w:type="gramEnd"/>
        <w:r w:rsidR="001B25F6">
          <w:rPr>
            <w:rFonts w:cstheme="minorBidi" w:hint="eastAsia"/>
            <w:sz w:val="22"/>
          </w:rPr>
          <w:t>请求</w:t>
        </w:r>
      </w:ins>
      <w:r w:rsidRPr="002F0A11">
        <w:rPr>
          <w:rFonts w:cstheme="minorBidi" w:hint="eastAsia"/>
          <w:sz w:val="22"/>
          <w:lang w:val="de-DE"/>
          <w:rPrChange w:id="9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del w:id="93" w:author="Yang Zhen SGH CDAY223" w:date="2026-01-15T16:01:00Z" w16du:dateUtc="2026-01-15T08:01:00Z">
        <w:r w:rsidDel="00955ADF">
          <w:rPr>
            <w:rFonts w:cstheme="minorBidi" w:hint="eastAsia"/>
            <w:sz w:val="22"/>
          </w:rPr>
          <w:delText>需要基于</w:delText>
        </w:r>
        <w:r w:rsidRPr="002F0A11" w:rsidDel="00955ADF">
          <w:rPr>
            <w:rFonts w:cstheme="minorBidi"/>
            <w:sz w:val="22"/>
            <w:lang w:val="de-DE"/>
            <w:rPrChange w:id="94" w:author="Yang Zhen SGH CDAY223" w:date="2026-01-15T16:02:00Z" w16du:dateUtc="2026-01-15T08:02:00Z">
              <w:rPr>
                <w:rFonts w:cstheme="minorBidi"/>
                <w:sz w:val="22"/>
              </w:rPr>
            </w:rPrChange>
          </w:rPr>
          <w:delText>VMC</w:delText>
        </w:r>
        <w:r w:rsidDel="00955ADF">
          <w:rPr>
            <w:rFonts w:cstheme="minorBidi" w:hint="eastAsia"/>
            <w:sz w:val="22"/>
          </w:rPr>
          <w:delText>请求制动扭矩增压至驾驶员请求制动扭矩</w:delText>
        </w:r>
      </w:del>
      <w:ins w:id="95" w:author="Yang Zhen SGH CDAY223" w:date="2026-01-15T16:01:00Z" w16du:dateUtc="2026-01-15T08:01:00Z">
        <w:r w:rsidR="00955ADF">
          <w:rPr>
            <w:rFonts w:cstheme="minorBidi" w:hint="eastAsia"/>
            <w:sz w:val="22"/>
          </w:rPr>
          <w:t>制动系统需要保证握手时的平顺性</w:t>
        </w:r>
      </w:ins>
      <w:r>
        <w:rPr>
          <w:rFonts w:cstheme="minorBidi" w:hint="eastAsia"/>
          <w:sz w:val="22"/>
        </w:rPr>
        <w:t>。</w:t>
      </w:r>
    </w:p>
    <w:p w14:paraId="7B7AD166" w14:textId="676D5344" w:rsidR="009E3A7B" w:rsidRPr="002F0A11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  <w:rPrChange w:id="96" w:author="Yang Zhen SGH CDAY223" w:date="2026-01-15T16:02:00Z" w16du:dateUtc="2026-01-15T08:02:00Z">
            <w:rPr>
              <w:rFonts w:cstheme="minorBidi"/>
              <w:sz w:val="22"/>
            </w:rPr>
          </w:rPrChange>
        </w:rPr>
      </w:pPr>
      <w:r w:rsidRPr="002F0A11">
        <w:rPr>
          <w:rFonts w:cstheme="minorBidi" w:hint="eastAsia"/>
          <w:sz w:val="22"/>
          <w:highlight w:val="yellow"/>
          <w:rPrChange w:id="9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如果驾驶员手动</w:t>
      </w:r>
      <w:r w:rsidR="00230A44" w:rsidRPr="002F0A11">
        <w:rPr>
          <w:rFonts w:cstheme="minorBidi" w:hint="eastAsia"/>
          <w:sz w:val="22"/>
          <w:highlight w:val="yellow"/>
          <w:rPrChange w:id="9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按压</w:t>
      </w:r>
      <w:r w:rsidRPr="002F0A11">
        <w:rPr>
          <w:rFonts w:cstheme="minorBidi" w:hint="eastAsia"/>
          <w:sz w:val="22"/>
          <w:highlight w:val="yellow"/>
          <w:rPrChange w:id="9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开关（</w:t>
      </w:r>
      <w:r w:rsidR="00F932E6" w:rsidRPr="002F0A11">
        <w:rPr>
          <w:rFonts w:cstheme="minorBidi"/>
          <w:sz w:val="22"/>
          <w:highlight w:val="yellow"/>
          <w:rPrChange w:id="10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HMI </w:t>
      </w:r>
      <w:r w:rsidR="00F932E6" w:rsidRPr="002F0A11">
        <w:rPr>
          <w:rFonts w:cstheme="minorBidi" w:hint="eastAsia"/>
          <w:sz w:val="22"/>
          <w:highlight w:val="yellow"/>
          <w:rPrChange w:id="10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发送</w:t>
      </w:r>
      <w:proofErr w:type="spellStart"/>
      <w:r w:rsidR="007A0011" w:rsidRPr="002F0A11">
        <w:rPr>
          <w:rFonts w:cstheme="minorBidi"/>
          <w:sz w:val="22"/>
          <w:highlight w:val="yellow"/>
          <w:rPrChange w:id="10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CSTSwt</w:t>
      </w:r>
      <w:proofErr w:type="spellEnd"/>
      <w:r w:rsidR="00EF4AE6" w:rsidRPr="002F0A11">
        <w:rPr>
          <w:rFonts w:cstheme="minorBidi"/>
          <w:sz w:val="22"/>
          <w:highlight w:val="yellow"/>
          <w:rPrChange w:id="10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230A44" w:rsidRPr="002F0A11">
        <w:rPr>
          <w:rFonts w:cstheme="minorBidi"/>
          <w:sz w:val="22"/>
          <w:highlight w:val="yellow"/>
          <w:rPrChange w:id="10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807E75" w:rsidRPr="002F0A11">
        <w:rPr>
          <w:rFonts w:cstheme="minorBidi"/>
          <w:sz w:val="22"/>
          <w:highlight w:val="yellow"/>
          <w:rPrChange w:id="10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0x0: Not Press   0x1: Press</w:t>
      </w:r>
      <w:r w:rsidR="00230A44" w:rsidRPr="002F0A11">
        <w:rPr>
          <w:rFonts w:cstheme="minorBidi" w:hint="eastAsia"/>
          <w:sz w:val="22"/>
          <w:highlight w:val="yellow"/>
          <w:rPrChange w:id="10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="00807E75" w:rsidRPr="002F0A11">
        <w:rPr>
          <w:rFonts w:cstheme="minorBidi"/>
          <w:sz w:val="22"/>
          <w:highlight w:val="yellow"/>
          <w:rPrChange w:id="107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230A44" w:rsidRPr="002F0A11">
        <w:rPr>
          <w:rFonts w:cstheme="minorBidi"/>
          <w:sz w:val="22"/>
          <w:highlight w:val="yellow"/>
          <w:rPrChange w:id="10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5</w:t>
      </w:r>
      <w:r w:rsidR="00EF4AE6" w:rsidRPr="002F0A11">
        <w:rPr>
          <w:rFonts w:cstheme="minorBidi" w:hint="eastAsia"/>
          <w:sz w:val="22"/>
          <w:highlight w:val="yellow"/>
          <w:rPrChange w:id="10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帧</w:t>
      </w:r>
      <w:r w:rsidR="00807E75" w:rsidRPr="002F0A11">
        <w:rPr>
          <w:rFonts w:cstheme="minorBidi"/>
          <w:sz w:val="22"/>
          <w:highlight w:val="yellow"/>
          <w:rPrChange w:id="11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1</w:t>
      </w:r>
      <w:r w:rsidR="00EF4AE6" w:rsidRPr="002F0A11">
        <w:rPr>
          <w:rFonts w:cstheme="minorBidi" w:hint="eastAsia"/>
          <w:sz w:val="22"/>
          <w:highlight w:val="yellow"/>
          <w:rPrChange w:id="11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有效？</w:t>
      </w:r>
      <w:proofErr w:type="gramStart"/>
      <w:r w:rsidR="00EF4AE6" w:rsidRPr="002F0A11">
        <w:rPr>
          <w:rFonts w:cstheme="minorBidi"/>
          <w:sz w:val="22"/>
          <w:highlight w:val="yellow"/>
          <w:rPrChange w:id="11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)</w:t>
      </w:r>
      <w:r w:rsidR="007A0011" w:rsidRPr="002F0A11">
        <w:rPr>
          <w:rFonts w:cstheme="minorBidi"/>
          <w:sz w:val="22"/>
          <w:highlight w:val="yellow"/>
          <w:rPrChange w:id="11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816A4C" w:rsidRPr="002F0A11">
        <w:rPr>
          <w:rFonts w:cstheme="minorBidi"/>
          <w:sz w:val="22"/>
          <w:highlight w:val="yellow"/>
          <w:rPrChange w:id="11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Host</w:t>
      </w:r>
      <w:proofErr w:type="gramEnd"/>
      <w:r w:rsidR="00816A4C" w:rsidRPr="002F0A11">
        <w:rPr>
          <w:rFonts w:cstheme="minorBidi"/>
          <w:sz w:val="22"/>
          <w:highlight w:val="yellow"/>
          <w:rPrChange w:id="11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ECU </w:t>
      </w:r>
      <w:r w:rsidR="00816A4C" w:rsidRPr="002F0A11">
        <w:rPr>
          <w:rFonts w:cstheme="minorBidi" w:hint="eastAsia"/>
          <w:sz w:val="22"/>
          <w:highlight w:val="yellow"/>
          <w:rPrChange w:id="11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负责检测信号的有效性</w:t>
      </w:r>
      <w:r w:rsidR="00F0493A" w:rsidRPr="002F0A11">
        <w:rPr>
          <w:rFonts w:cstheme="minorBidi" w:hint="eastAsia"/>
          <w:sz w:val="22"/>
          <w:highlight w:val="yellow"/>
          <w:rPrChange w:id="11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（超过</w:t>
      </w:r>
      <w:r w:rsidR="00F0493A" w:rsidRPr="002F0A11">
        <w:rPr>
          <w:rFonts w:cstheme="minorBidi"/>
          <w:sz w:val="22"/>
          <w:highlight w:val="yellow"/>
          <w:rPrChange w:id="11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5</w:t>
      </w:r>
      <w:r w:rsidR="00F0493A" w:rsidRPr="002F0A11">
        <w:rPr>
          <w:rFonts w:cstheme="minorBidi" w:hint="eastAsia"/>
          <w:sz w:val="22"/>
          <w:highlight w:val="yellow"/>
          <w:rPrChange w:id="11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帧有效）</w:t>
      </w:r>
      <w:r w:rsidR="00426CB3" w:rsidRPr="002F0A11">
        <w:rPr>
          <w:rFonts w:cstheme="minorBidi" w:hint="eastAsia"/>
          <w:sz w:val="22"/>
          <w:highlight w:val="yellow"/>
          <w:rPrChange w:id="12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="00680083" w:rsidRPr="002F0A11">
        <w:rPr>
          <w:rFonts w:cstheme="minorBidi" w:hint="eastAsia"/>
          <w:sz w:val="22"/>
          <w:highlight w:val="yellow"/>
          <w:rPrChange w:id="12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然后</w:t>
      </w:r>
      <w:r w:rsidR="002D12BE" w:rsidRPr="002F0A11">
        <w:rPr>
          <w:rFonts w:cstheme="minorBidi"/>
          <w:sz w:val="22"/>
          <w:highlight w:val="yellow"/>
          <w:rPrChange w:id="12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Host ECU </w:t>
      </w:r>
      <w:r w:rsidR="002D12BE" w:rsidRPr="002F0A11">
        <w:rPr>
          <w:rFonts w:cstheme="minorBidi" w:hint="eastAsia"/>
          <w:sz w:val="22"/>
          <w:highlight w:val="yellow"/>
          <w:rPrChange w:id="12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通过</w:t>
      </w:r>
      <w:r w:rsidR="002D12BE" w:rsidRPr="002F0A11">
        <w:rPr>
          <w:rFonts w:cstheme="minorBidi"/>
          <w:sz w:val="22"/>
          <w:highlight w:val="yellow"/>
          <w:rPrChange w:id="12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RTE</w:t>
      </w:r>
      <w:r w:rsidR="002D12BE" w:rsidRPr="002F0A11">
        <w:rPr>
          <w:rFonts w:cstheme="minorBidi" w:hint="eastAsia"/>
          <w:sz w:val="22"/>
          <w:highlight w:val="yellow"/>
          <w:rPrChange w:id="12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信号发送</w:t>
      </w:r>
      <w:r w:rsidR="00041FC9" w:rsidRPr="002F0A11">
        <w:rPr>
          <w:rFonts w:cstheme="minorBidi" w:hint="eastAsia"/>
          <w:sz w:val="22"/>
          <w:highlight w:val="yellow"/>
          <w:rPrChange w:id="12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开关切换请求</w:t>
      </w:r>
      <w:r w:rsidR="008B3AE2" w:rsidRPr="002F0A11">
        <w:rPr>
          <w:rFonts w:cstheme="minorBidi" w:hint="eastAsia"/>
          <w:sz w:val="22"/>
          <w:highlight w:val="yellow"/>
          <w:rPrChange w:id="12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</w:t>
      </w:r>
      <w:r w:rsidR="00041FC9" w:rsidRPr="002F0A11">
        <w:rPr>
          <w:rFonts w:cstheme="minorBidi" w:hint="eastAsia"/>
          <w:sz w:val="22"/>
          <w:highlight w:val="yellow"/>
          <w:rPrChange w:id="12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上升沿</w:t>
      </w:r>
      <w:r w:rsidR="00041FC9" w:rsidRPr="002F0A11">
        <w:rPr>
          <w:rFonts w:cstheme="minorBidi"/>
          <w:sz w:val="22"/>
          <w:highlight w:val="yellow"/>
          <w:rPrChange w:id="129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/</w:t>
      </w:r>
      <w:r w:rsidR="00041FC9" w:rsidRPr="002F0A11">
        <w:rPr>
          <w:rFonts w:cstheme="minorBidi" w:hint="eastAsia"/>
          <w:sz w:val="22"/>
          <w:highlight w:val="yellow"/>
          <w:rPrChange w:id="13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下降沿</w:t>
      </w:r>
      <w:r w:rsidRPr="002F0A11">
        <w:rPr>
          <w:rFonts w:cstheme="minorBidi" w:hint="eastAsia"/>
          <w:sz w:val="22"/>
          <w:highlight w:val="yellow"/>
          <w:rPrChange w:id="13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 w:rsidR="00F0493A" w:rsidRPr="002F0A11">
        <w:rPr>
          <w:rFonts w:cstheme="minorBidi" w:hint="eastAsia"/>
          <w:sz w:val="22"/>
          <w:highlight w:val="yellow"/>
          <w:rPrChange w:id="13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给</w:t>
      </w:r>
      <w:r w:rsidR="00F0493A" w:rsidRPr="002F0A11">
        <w:rPr>
          <w:rFonts w:cstheme="minorBidi"/>
          <w:sz w:val="22"/>
          <w:highlight w:val="yellow"/>
          <w:rPrChange w:id="13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VMC</w:t>
      </w:r>
      <w:r w:rsidR="00F0493A" w:rsidRPr="002F0A11">
        <w:rPr>
          <w:rFonts w:cstheme="minorBidi" w:hint="eastAsia"/>
          <w:sz w:val="22"/>
          <w:highlight w:val="yellow"/>
          <w:rPrChange w:id="13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。</w:t>
      </w:r>
      <w:r w:rsidRPr="002F0A11">
        <w:rPr>
          <w:rFonts w:cstheme="minorBidi" w:hint="eastAsia"/>
          <w:strike/>
          <w:sz w:val="22"/>
          <w:highlight w:val="yellow"/>
          <w:rPrChange w:id="135" w:author="Yang Zhen SGH CDAY223" w:date="2026-01-15T16:02:00Z" w16du:dateUtc="2026-01-15T08:02:00Z">
            <w:rPr>
              <w:rFonts w:cstheme="minorBidi" w:hint="eastAsia"/>
              <w:strike/>
              <w:sz w:val="22"/>
            </w:rPr>
          </w:rPrChange>
        </w:rPr>
        <w:t>或者发生故障降级（“</w:t>
      </w:r>
      <w:proofErr w:type="spellStart"/>
      <w:r w:rsidRPr="002F0A11">
        <w:rPr>
          <w:rFonts w:cstheme="minorBidi"/>
          <w:strike/>
          <w:sz w:val="22"/>
          <w:highlight w:val="yellow"/>
          <w:rPrChange w:id="136" w:author="Yang Zhen SGH CDAY223" w:date="2026-01-15T16:02:00Z" w16du:dateUtc="2026-01-15T08:02:00Z">
            <w:rPr>
              <w:rFonts w:cstheme="minorBidi"/>
              <w:strike/>
              <w:sz w:val="22"/>
            </w:rPr>
          </w:rPrChange>
        </w:rPr>
        <w:t>CST_Status</w:t>
      </w:r>
      <w:proofErr w:type="spellEnd"/>
      <w:r w:rsidRPr="002F0A11">
        <w:rPr>
          <w:rFonts w:cstheme="minorBidi" w:hint="eastAsia"/>
          <w:strike/>
          <w:sz w:val="22"/>
          <w:highlight w:val="yellow"/>
          <w:rPrChange w:id="137" w:author="Yang Zhen SGH CDAY223" w:date="2026-01-15T16:02:00Z" w16du:dateUtc="2026-01-15T08:02:00Z">
            <w:rPr>
              <w:rFonts w:cstheme="minorBidi" w:hint="eastAsia"/>
              <w:strike/>
              <w:sz w:val="22"/>
            </w:rPr>
          </w:rPrChange>
        </w:rPr>
        <w:t>”</w:t>
      </w:r>
      <w:r w:rsidRPr="002F0A11">
        <w:rPr>
          <w:rFonts w:cstheme="minorBidi"/>
          <w:strike/>
          <w:sz w:val="22"/>
          <w:highlight w:val="yellow"/>
          <w:rPrChange w:id="138" w:author="Yang Zhen SGH CDAY223" w:date="2026-01-15T16:02:00Z" w16du:dateUtc="2026-01-15T08:02:00Z">
            <w:rPr>
              <w:rFonts w:cstheme="minorBidi"/>
              <w:strike/>
              <w:sz w:val="22"/>
            </w:rPr>
          </w:rPrChange>
        </w:rPr>
        <w:t>=Failure</w:t>
      </w:r>
      <w:r w:rsidRPr="002F0A11">
        <w:rPr>
          <w:rFonts w:cstheme="minorBidi" w:hint="eastAsia"/>
          <w:strike/>
          <w:sz w:val="22"/>
          <w:highlight w:val="yellow"/>
          <w:rPrChange w:id="139" w:author="Yang Zhen SGH CDAY223" w:date="2026-01-15T16:02:00Z" w16du:dateUtc="2026-01-15T08:02:00Z">
            <w:rPr>
              <w:rFonts w:cstheme="minorBidi" w:hint="eastAsia"/>
              <w:strike/>
              <w:sz w:val="22"/>
            </w:rPr>
          </w:rPrChange>
        </w:rPr>
        <w:t>）</w:t>
      </w:r>
      <w:r w:rsidRPr="002F0A11">
        <w:rPr>
          <w:rFonts w:cstheme="minorBidi" w:hint="eastAsia"/>
          <w:sz w:val="22"/>
          <w:highlight w:val="yellow"/>
          <w:rPrChange w:id="14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</w:t>
      </w:r>
      <w:r w:rsidR="0092591E" w:rsidRPr="002F0A11">
        <w:rPr>
          <w:rFonts w:cstheme="minorBidi"/>
          <w:sz w:val="22"/>
          <w:highlight w:val="yellow"/>
          <w:rPrChange w:id="141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VMC</w:t>
      </w:r>
      <w:r w:rsidR="0092591E" w:rsidRPr="002F0A11">
        <w:rPr>
          <w:rFonts w:cstheme="minorBidi" w:hint="eastAsia"/>
          <w:sz w:val="22"/>
          <w:highlight w:val="yellow"/>
          <w:rPrChange w:id="14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需要</w:t>
      </w:r>
      <w:r w:rsidR="00B4100E" w:rsidRPr="002F0A11">
        <w:rPr>
          <w:rFonts w:cstheme="minorBidi" w:hint="eastAsia"/>
          <w:sz w:val="22"/>
          <w:highlight w:val="yellow"/>
          <w:rPrChange w:id="14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判定开启条件是否满足</w:t>
      </w:r>
      <w:r w:rsidR="00D26EF8" w:rsidRPr="002F0A11">
        <w:rPr>
          <w:rFonts w:cstheme="minorBidi" w:hint="eastAsia"/>
          <w:sz w:val="22"/>
          <w:highlight w:val="yellow"/>
          <w:rPrChange w:id="14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（故障，开关</w:t>
      </w:r>
      <w:r w:rsidR="00B4100E" w:rsidRPr="002F0A11">
        <w:rPr>
          <w:rFonts w:cstheme="minorBidi" w:hint="eastAsia"/>
          <w:sz w:val="22"/>
          <w:highlight w:val="yellow"/>
          <w:rPrChange w:id="14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信号</w:t>
      </w:r>
      <w:r w:rsidR="003C52E2" w:rsidRPr="002F0A11">
        <w:rPr>
          <w:rFonts w:cstheme="minorBidi"/>
          <w:sz w:val="22"/>
          <w:highlight w:val="yellow"/>
          <w:rPrChange w:id="146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Valid</w:t>
      </w:r>
      <w:r w:rsidR="003C52E2" w:rsidRPr="002F0A11">
        <w:rPr>
          <w:rFonts w:cstheme="minorBidi" w:hint="eastAsia"/>
          <w:sz w:val="22"/>
          <w:highlight w:val="yellow"/>
          <w:rPrChange w:id="14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等</w:t>
      </w:r>
      <w:r w:rsidR="00D26EF8" w:rsidRPr="002F0A11">
        <w:rPr>
          <w:rFonts w:cstheme="minorBidi" w:hint="eastAsia"/>
          <w:sz w:val="22"/>
          <w:highlight w:val="yellow"/>
          <w:rPrChange w:id="148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 w:rsidR="00D81320" w:rsidRPr="002F0A11">
        <w:rPr>
          <w:rFonts w:cstheme="minorBidi" w:hint="eastAsia"/>
          <w:sz w:val="22"/>
          <w:highlight w:val="yellow"/>
          <w:rPrChange w:id="14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和开关切换请求</w:t>
      </w:r>
      <w:r w:rsidR="003267FB" w:rsidRPr="002F0A11">
        <w:rPr>
          <w:rFonts w:cstheme="minorBidi" w:hint="eastAsia"/>
          <w:sz w:val="22"/>
          <w:highlight w:val="yellow"/>
          <w:rPrChange w:id="150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（上升</w:t>
      </w:r>
      <w:r w:rsidR="003267FB" w:rsidRPr="002F0A11">
        <w:rPr>
          <w:rFonts w:cstheme="minorBidi"/>
          <w:sz w:val="22"/>
          <w:highlight w:val="yellow"/>
          <w:rPrChange w:id="151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/</w:t>
      </w:r>
      <w:r w:rsidR="003267FB" w:rsidRPr="002F0A11">
        <w:rPr>
          <w:rFonts w:cstheme="minorBidi" w:hint="eastAsia"/>
          <w:sz w:val="22"/>
          <w:highlight w:val="yellow"/>
          <w:rPrChange w:id="15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下降沿）</w:t>
      </w:r>
      <w:r w:rsidR="00C74048" w:rsidRPr="002F0A11">
        <w:rPr>
          <w:rFonts w:cstheme="minorBidi" w:hint="eastAsia"/>
          <w:sz w:val="22"/>
          <w:highlight w:val="yellow"/>
          <w:rPrChange w:id="15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，然后基于</w:t>
      </w:r>
      <w:r w:rsidR="00C74048" w:rsidRPr="002F0A11">
        <w:rPr>
          <w:rFonts w:cstheme="minorBidi"/>
          <w:sz w:val="22"/>
          <w:highlight w:val="yellow"/>
          <w:rPrChange w:id="15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</w:t>
      </w:r>
      <w:r w:rsidR="00C74048" w:rsidRPr="002F0A11">
        <w:rPr>
          <w:rFonts w:cstheme="minorBidi" w:hint="eastAsia"/>
          <w:sz w:val="22"/>
          <w:highlight w:val="yellow"/>
          <w:rPrChange w:id="15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本身的状态</w:t>
      </w:r>
      <w:r w:rsidR="0030401B" w:rsidRPr="002F0A11">
        <w:rPr>
          <w:rFonts w:cstheme="minorBidi" w:hint="eastAsia"/>
          <w:sz w:val="22"/>
          <w:highlight w:val="yellow"/>
          <w:rPrChange w:id="15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切换到请求的状态（例如</w:t>
      </w:r>
      <w:r w:rsidR="0030401B" w:rsidRPr="002F0A11">
        <w:rPr>
          <w:rFonts w:cstheme="minorBidi"/>
          <w:sz w:val="22"/>
          <w:highlight w:val="yellow"/>
          <w:rPrChange w:id="157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off</w:t>
      </w:r>
      <w:r w:rsidR="001D52EC" w:rsidRPr="002F0A11">
        <w:rPr>
          <w:rFonts w:cstheme="minorBidi"/>
          <w:sz w:val="22"/>
          <w:highlight w:val="yellow"/>
          <w:rPrChange w:id="15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-&gt; </w:t>
      </w:r>
      <w:proofErr w:type="spellStart"/>
      <w:r w:rsidR="001D52EC" w:rsidRPr="002F0A11">
        <w:rPr>
          <w:rFonts w:cstheme="minorBidi"/>
          <w:sz w:val="22"/>
          <w:highlight w:val="yellow"/>
          <w:rPrChange w:id="159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standy</w:t>
      </w:r>
      <w:proofErr w:type="spellEnd"/>
      <w:r w:rsidR="001D52EC" w:rsidRPr="002F0A11">
        <w:rPr>
          <w:rFonts w:cstheme="minorBidi"/>
          <w:sz w:val="22"/>
          <w:highlight w:val="yellow"/>
          <w:rPrChange w:id="16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r w:rsidR="001D52EC" w:rsidRPr="002F0A11">
        <w:rPr>
          <w:rFonts w:cstheme="minorBidi" w:hint="eastAsia"/>
          <w:sz w:val="22"/>
          <w:highlight w:val="yellow"/>
          <w:rPrChange w:id="16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或者</w:t>
      </w:r>
      <w:r w:rsidR="001D52EC" w:rsidRPr="002F0A11">
        <w:rPr>
          <w:rFonts w:cstheme="minorBidi"/>
          <w:sz w:val="22"/>
          <w:highlight w:val="yellow"/>
          <w:rPrChange w:id="16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standby -&gt;off</w:t>
      </w:r>
      <w:r w:rsidR="0030401B" w:rsidRPr="002F0A11">
        <w:rPr>
          <w:rFonts w:cstheme="minorBidi" w:hint="eastAsia"/>
          <w:sz w:val="22"/>
          <w:highlight w:val="yellow"/>
          <w:rPrChange w:id="16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</w:t>
      </w:r>
      <w:r w:rsidR="003267FB" w:rsidRPr="002F0A11">
        <w:rPr>
          <w:rFonts w:cstheme="minorBidi" w:hint="eastAsia"/>
          <w:sz w:val="22"/>
          <w:highlight w:val="yellow"/>
          <w:rPrChange w:id="164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。</w:t>
      </w:r>
      <w:r w:rsidRPr="002F0A11">
        <w:rPr>
          <w:rFonts w:cstheme="minorBidi"/>
          <w:sz w:val="22"/>
          <w:highlight w:val="yellow"/>
          <w:rPrChange w:id="165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HMI</w:t>
      </w:r>
      <w:r w:rsidR="00CD4997" w:rsidRPr="002F0A11">
        <w:rPr>
          <w:rFonts w:cstheme="minorBidi" w:hint="eastAsia"/>
          <w:sz w:val="22"/>
          <w:highlight w:val="yellow"/>
          <w:rPrChange w:id="166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需要</w:t>
      </w:r>
      <w:r w:rsidRPr="002F0A11">
        <w:rPr>
          <w:rFonts w:cstheme="minorBidi" w:hint="eastAsia"/>
          <w:sz w:val="22"/>
          <w:highlight w:val="yellow"/>
          <w:rPrChange w:id="16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根据</w:t>
      </w:r>
      <w:r w:rsidRPr="002F0A11">
        <w:rPr>
          <w:rFonts w:cstheme="minorBidi"/>
          <w:sz w:val="22"/>
          <w:highlight w:val="yellow"/>
          <w:rPrChange w:id="16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VMC</w:t>
      </w:r>
      <w:r w:rsidR="003C52E2" w:rsidRPr="002F0A11">
        <w:rPr>
          <w:rFonts w:cstheme="minorBidi" w:hint="eastAsia"/>
          <w:sz w:val="22"/>
          <w:highlight w:val="yellow"/>
          <w:rPrChange w:id="16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反馈的</w:t>
      </w:r>
      <w:r w:rsidRPr="002F0A11">
        <w:rPr>
          <w:rFonts w:cstheme="minorBidi"/>
          <w:sz w:val="22"/>
          <w:highlight w:val="yellow"/>
          <w:rPrChange w:id="17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CST </w:t>
      </w:r>
      <w:r w:rsidRPr="002F0A11">
        <w:rPr>
          <w:rFonts w:cstheme="minorBidi" w:hint="eastAsia"/>
          <w:sz w:val="22"/>
          <w:highlight w:val="yellow"/>
          <w:rPrChange w:id="17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功能状态信号（“</w:t>
      </w:r>
      <w:proofErr w:type="spellStart"/>
      <w:r w:rsidRPr="002F0A11">
        <w:rPr>
          <w:rFonts w:cstheme="minorBidi"/>
          <w:sz w:val="22"/>
          <w:highlight w:val="yellow"/>
          <w:rPrChange w:id="172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CST_Status</w:t>
      </w:r>
      <w:proofErr w:type="spellEnd"/>
      <w:r w:rsidRPr="002F0A11">
        <w:rPr>
          <w:rFonts w:cstheme="minorBidi" w:hint="eastAsia"/>
          <w:sz w:val="22"/>
          <w:highlight w:val="yellow"/>
          <w:rPrChange w:id="173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”</w:t>
      </w:r>
      <w:r w:rsidRPr="002F0A11">
        <w:rPr>
          <w:rFonts w:cstheme="minorBidi"/>
          <w:sz w:val="22"/>
          <w:highlight w:val="yellow"/>
          <w:rPrChange w:id="174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=Off/</w:t>
      </w:r>
      <w:r w:rsidR="00C3655C" w:rsidRPr="002F0A11">
        <w:rPr>
          <w:rFonts w:cstheme="minorBidi" w:hint="eastAsia"/>
          <w:sz w:val="22"/>
          <w:highlight w:val="yellow"/>
          <w:rPrChange w:id="175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非</w:t>
      </w:r>
      <w:r w:rsidR="00C3655C" w:rsidRPr="002F0A11">
        <w:rPr>
          <w:rFonts w:cstheme="minorBidi"/>
          <w:sz w:val="22"/>
          <w:highlight w:val="yellow"/>
          <w:rPrChange w:id="176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off</w:t>
      </w:r>
      <w:r w:rsidRPr="002F0A11">
        <w:rPr>
          <w:rFonts w:cstheme="minorBidi" w:hint="eastAsia"/>
          <w:sz w:val="22"/>
          <w:highlight w:val="yellow"/>
          <w:rPrChange w:id="177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）切换</w:t>
      </w:r>
      <w:r w:rsidRPr="002F0A11">
        <w:rPr>
          <w:rFonts w:cstheme="minorBidi"/>
          <w:sz w:val="22"/>
          <w:highlight w:val="yellow"/>
          <w:rPrChange w:id="178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HMI</w:t>
      </w:r>
      <w:r w:rsidRPr="002F0A11">
        <w:rPr>
          <w:rFonts w:cstheme="minorBidi" w:hint="eastAsia"/>
          <w:sz w:val="22"/>
          <w:highlight w:val="yellow"/>
          <w:rPrChange w:id="179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上</w:t>
      </w:r>
      <w:r w:rsidR="00F9075E" w:rsidRPr="002F0A11">
        <w:rPr>
          <w:rFonts w:cstheme="minorBidi"/>
          <w:sz w:val="22"/>
          <w:highlight w:val="yellow"/>
          <w:rPrChange w:id="180" w:author="Yang Zhen SGH CDAY223" w:date="2026-01-15T16:02:00Z" w16du:dateUtc="2026-01-15T08:02:00Z">
            <w:rPr>
              <w:rFonts w:cstheme="minorBidi"/>
              <w:sz w:val="22"/>
            </w:rPr>
          </w:rPrChange>
        </w:rPr>
        <w:t>CST</w:t>
      </w:r>
      <w:r w:rsidR="00F9075E" w:rsidRPr="002F0A11">
        <w:rPr>
          <w:rFonts w:cstheme="minorBidi" w:hint="eastAsia"/>
          <w:sz w:val="22"/>
          <w:highlight w:val="yellow"/>
          <w:rPrChange w:id="181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功能灯的</w:t>
      </w:r>
      <w:r w:rsidRPr="002F0A11">
        <w:rPr>
          <w:rFonts w:cstheme="minorBidi" w:hint="eastAsia"/>
          <w:sz w:val="22"/>
          <w:highlight w:val="yellow"/>
          <w:rPrChange w:id="182" w:author="Yang Zhen SGH CDAY223" w:date="2026-01-15T16:02:00Z" w16du:dateUtc="2026-01-15T08:02:00Z">
            <w:rPr>
              <w:rFonts w:cstheme="minorBidi" w:hint="eastAsia"/>
              <w:sz w:val="22"/>
            </w:rPr>
          </w:rPrChange>
        </w:rPr>
        <w:t>开关状态。</w:t>
      </w:r>
      <w:r w:rsidRPr="002F0A11">
        <w:rPr>
          <w:rFonts w:cstheme="minorBidi"/>
          <w:sz w:val="22"/>
          <w:highlight w:val="yellow"/>
          <w:rPrChange w:id="183" w:author="Yang Zhen SGH CDAY223" w:date="2026-01-15T16:02:00Z" w16du:dateUtc="2026-01-15T08:02:00Z">
            <w:rPr>
              <w:rFonts w:cstheme="minorBidi"/>
              <w:sz w:val="22"/>
            </w:rPr>
          </w:rPrChange>
        </w:rPr>
        <w:t xml:space="preserve"> </w:t>
      </w:r>
      <w:del w:id="184" w:author="Yang Zhen SGH CDAY223" w:date="2026-01-15T16:03:00Z" w16du:dateUtc="2026-01-15T08:03:00Z">
        <w:r w:rsidRPr="002F0A11" w:rsidDel="000A60F9">
          <w:rPr>
            <w:rFonts w:cstheme="minorBidi" w:hint="eastAsia"/>
            <w:strike/>
            <w:sz w:val="22"/>
            <w:highlight w:val="yellow"/>
            <w:rPrChange w:id="185" w:author="Yang Zhen SGH CDAY223" w:date="2026-01-15T16:02:00Z" w16du:dateUtc="2026-01-15T08:02:00Z">
              <w:rPr>
                <w:rFonts w:cstheme="minorBidi" w:hint="eastAsia"/>
                <w:strike/>
                <w:sz w:val="22"/>
              </w:rPr>
            </w:rPrChange>
          </w:rPr>
          <w:delText>之后需要驾驶员</w:delText>
        </w:r>
        <w:commentRangeStart w:id="186"/>
        <w:commentRangeStart w:id="187"/>
        <w:commentRangeStart w:id="188"/>
        <w:r w:rsidRPr="002F0A11" w:rsidDel="000A60F9">
          <w:rPr>
            <w:rFonts w:cstheme="minorBidi" w:hint="eastAsia"/>
            <w:strike/>
            <w:sz w:val="22"/>
            <w:highlight w:val="yellow"/>
            <w:rPrChange w:id="189" w:author="Yang Zhen SGH CDAY223" w:date="2026-01-15T16:02:00Z" w16du:dateUtc="2026-01-15T08:02:00Z">
              <w:rPr>
                <w:rFonts w:cstheme="minorBidi" w:hint="eastAsia"/>
                <w:strike/>
                <w:sz w:val="22"/>
              </w:rPr>
            </w:rPrChange>
          </w:rPr>
          <w:delText>再次手动开启，</w:delText>
        </w:r>
        <w:r w:rsidRPr="002F0A11" w:rsidDel="000A60F9">
          <w:rPr>
            <w:rFonts w:cstheme="minorBidi"/>
            <w:strike/>
            <w:sz w:val="22"/>
            <w:highlight w:val="yellow"/>
            <w:rPrChange w:id="190" w:author="Yang Zhen SGH CDAY223" w:date="2026-01-15T16:02:00Z" w16du:dateUtc="2026-01-15T08:02:00Z">
              <w:rPr>
                <w:rFonts w:cstheme="minorBidi"/>
                <w:strike/>
                <w:sz w:val="22"/>
              </w:rPr>
            </w:rPrChange>
          </w:rPr>
          <w:delText xml:space="preserve">CST </w:delText>
        </w:r>
        <w:r w:rsidRPr="002F0A11" w:rsidDel="000A60F9">
          <w:rPr>
            <w:rFonts w:cstheme="minorBidi" w:hint="eastAsia"/>
            <w:strike/>
            <w:sz w:val="22"/>
            <w:highlight w:val="yellow"/>
            <w:rPrChange w:id="191" w:author="Yang Zhen SGH CDAY223" w:date="2026-01-15T16:02:00Z" w16du:dateUtc="2026-01-15T08:02:00Z">
              <w:rPr>
                <w:rFonts w:cstheme="minorBidi" w:hint="eastAsia"/>
                <w:strike/>
                <w:sz w:val="22"/>
              </w:rPr>
            </w:rPrChange>
          </w:rPr>
          <w:delText>才有可能再次激活</w:delText>
        </w:r>
        <w:commentRangeEnd w:id="186"/>
        <w:r w:rsidR="005F62E2" w:rsidRPr="002F0A11" w:rsidDel="000A60F9">
          <w:rPr>
            <w:rStyle w:val="affff4"/>
            <w:strike/>
            <w:highlight w:val="yellow"/>
            <w:lang w:val="zh-CN"/>
            <w:rPrChange w:id="192" w:author="Yang Zhen SGH CDAY223" w:date="2026-01-15T16:02:00Z" w16du:dateUtc="2026-01-15T08:02:00Z">
              <w:rPr>
                <w:rStyle w:val="affff4"/>
                <w:strike/>
                <w:lang w:val="zh-CN"/>
              </w:rPr>
            </w:rPrChange>
          </w:rPr>
          <w:commentReference w:id="186"/>
        </w:r>
        <w:commentRangeEnd w:id="187"/>
        <w:r w:rsidR="00343D27" w:rsidRPr="002F0A11" w:rsidDel="000A60F9">
          <w:rPr>
            <w:rStyle w:val="affff4"/>
            <w:strike/>
            <w:highlight w:val="yellow"/>
            <w:lang w:val="zh-CN"/>
            <w:rPrChange w:id="193" w:author="Yang Zhen SGH CDAY223" w:date="2026-01-15T16:02:00Z" w16du:dateUtc="2026-01-15T08:02:00Z">
              <w:rPr>
                <w:rStyle w:val="affff4"/>
                <w:strike/>
                <w:lang w:val="zh-CN"/>
              </w:rPr>
            </w:rPrChange>
          </w:rPr>
          <w:commentReference w:id="187"/>
        </w:r>
        <w:commentRangeEnd w:id="188"/>
        <w:r w:rsidR="002E647A" w:rsidRPr="002F0A11" w:rsidDel="000A60F9">
          <w:rPr>
            <w:rStyle w:val="affff4"/>
            <w:strike/>
            <w:highlight w:val="yellow"/>
            <w:lang w:val="zh-CN"/>
            <w:rPrChange w:id="194" w:author="Yang Zhen SGH CDAY223" w:date="2026-01-15T16:02:00Z" w16du:dateUtc="2026-01-15T08:02:00Z">
              <w:rPr>
                <w:rStyle w:val="affff4"/>
                <w:strike/>
                <w:lang w:val="zh-CN"/>
              </w:rPr>
            </w:rPrChange>
          </w:rPr>
          <w:commentReference w:id="188"/>
        </w:r>
        <w:r w:rsidRPr="002F0A11" w:rsidDel="000A60F9">
          <w:rPr>
            <w:rFonts w:cstheme="minorBidi" w:hint="eastAsia"/>
            <w:sz w:val="22"/>
            <w:highlight w:val="yellow"/>
            <w:rPrChange w:id="195" w:author="Yang Zhen SGH CDAY223" w:date="2026-01-15T16:02:00Z" w16du:dateUtc="2026-01-15T08:02:00Z">
              <w:rPr>
                <w:rFonts w:cstheme="minorBidi" w:hint="eastAsia"/>
                <w:sz w:val="22"/>
              </w:rPr>
            </w:rPrChange>
          </w:rPr>
          <w:delText>。</w:delText>
        </w:r>
      </w:del>
      <w:ins w:id="196" w:author="Yang Zhen SGH CDAY223" w:date="2026-01-15T16:03:00Z" w16du:dateUtc="2026-01-15T08:03:00Z">
        <w:r w:rsidR="0015101B">
          <w:rPr>
            <w:rFonts w:cstheme="minorBidi" w:hint="eastAsia"/>
            <w:sz w:val="22"/>
            <w:highlight w:val="yellow"/>
          </w:rPr>
          <w:t xml:space="preserve"> </w:t>
        </w:r>
      </w:ins>
    </w:p>
    <w:p w14:paraId="03112175" w14:textId="3E77860F" w:rsidR="00454F9E" w:rsidRPr="00272416" w:rsidRDefault="00950A9A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  <w:highlight w:val="yellow"/>
        </w:rPr>
      </w:pPr>
      <w:r>
        <w:rPr>
          <w:rFonts w:cstheme="minorBidi" w:hint="eastAsia"/>
          <w:sz w:val="22"/>
          <w:highlight w:val="yellow"/>
        </w:rPr>
        <w:t>正常下电后，</w:t>
      </w:r>
      <w:r>
        <w:rPr>
          <w:rFonts w:cstheme="minorBidi" w:hint="eastAsia"/>
          <w:sz w:val="22"/>
          <w:highlight w:val="yellow"/>
        </w:rPr>
        <w:t>CST</w:t>
      </w:r>
      <w:r w:rsidR="00A26150">
        <w:rPr>
          <w:rFonts w:cstheme="minorBidi" w:hint="eastAsia"/>
          <w:sz w:val="22"/>
          <w:highlight w:val="yellow"/>
        </w:rPr>
        <w:t>开关</w:t>
      </w:r>
      <w:r>
        <w:rPr>
          <w:rFonts w:cstheme="minorBidi" w:hint="eastAsia"/>
          <w:sz w:val="22"/>
          <w:highlight w:val="yellow"/>
        </w:rPr>
        <w:t>状态需要保持记忆，</w:t>
      </w:r>
      <w:r w:rsidR="00F9075E">
        <w:rPr>
          <w:rFonts w:cstheme="minorBidi" w:hint="eastAsia"/>
          <w:sz w:val="22"/>
          <w:highlight w:val="yellow"/>
        </w:rPr>
        <w:t xml:space="preserve">VMC </w:t>
      </w:r>
      <w:r w:rsidR="00F9075E">
        <w:rPr>
          <w:rFonts w:cstheme="minorBidi" w:hint="eastAsia"/>
          <w:sz w:val="22"/>
          <w:highlight w:val="yellow"/>
        </w:rPr>
        <w:t>需要将下电前的</w:t>
      </w:r>
      <w:r w:rsidR="00F9075E">
        <w:rPr>
          <w:rFonts w:cstheme="minorBidi" w:hint="eastAsia"/>
          <w:sz w:val="22"/>
          <w:highlight w:val="yellow"/>
        </w:rPr>
        <w:t>CST</w:t>
      </w:r>
      <w:r w:rsidR="00F9075E">
        <w:rPr>
          <w:rFonts w:cstheme="minorBidi" w:hint="eastAsia"/>
          <w:sz w:val="22"/>
          <w:highlight w:val="yellow"/>
        </w:rPr>
        <w:t>状态通过</w:t>
      </w:r>
      <w:r w:rsidR="00F9075E">
        <w:rPr>
          <w:rFonts w:cstheme="minorBidi" w:hint="eastAsia"/>
          <w:sz w:val="22"/>
          <w:highlight w:val="yellow"/>
        </w:rPr>
        <w:t>RTE</w:t>
      </w:r>
      <w:r w:rsidR="00413A8E">
        <w:rPr>
          <w:rFonts w:cstheme="minorBidi" w:hint="eastAsia"/>
          <w:sz w:val="22"/>
          <w:highlight w:val="yellow"/>
        </w:rPr>
        <w:t xml:space="preserve"> </w:t>
      </w:r>
      <w:r w:rsidR="00413A8E">
        <w:rPr>
          <w:rFonts w:cstheme="minorBidi" w:hint="eastAsia"/>
          <w:sz w:val="22"/>
          <w:highlight w:val="yellow"/>
        </w:rPr>
        <w:t>发给</w:t>
      </w:r>
      <w:r w:rsidR="00413A8E">
        <w:rPr>
          <w:rFonts w:cstheme="minorBidi" w:hint="eastAsia"/>
          <w:sz w:val="22"/>
          <w:highlight w:val="yellow"/>
        </w:rPr>
        <w:t>Host ECU</w:t>
      </w:r>
      <w:r w:rsidR="00413A8E">
        <w:rPr>
          <w:rFonts w:cstheme="minorBidi" w:hint="eastAsia"/>
          <w:sz w:val="22"/>
          <w:highlight w:val="yellow"/>
        </w:rPr>
        <w:t>。</w:t>
      </w:r>
      <w:r w:rsidR="00A26150">
        <w:rPr>
          <w:rFonts w:cstheme="minorBidi" w:hint="eastAsia"/>
          <w:sz w:val="22"/>
          <w:highlight w:val="yellow"/>
        </w:rPr>
        <w:t>Host ECU(</w:t>
      </w:r>
      <w:r w:rsidR="00272416" w:rsidRPr="00272416">
        <w:rPr>
          <w:rFonts w:cstheme="minorBidi" w:hint="eastAsia"/>
          <w:sz w:val="22"/>
          <w:highlight w:val="yellow"/>
        </w:rPr>
        <w:t>联电</w:t>
      </w:r>
      <w:r w:rsidR="00A26150">
        <w:rPr>
          <w:rFonts w:cstheme="minorBidi" w:hint="eastAsia"/>
          <w:sz w:val="22"/>
          <w:highlight w:val="yellow"/>
        </w:rPr>
        <w:t xml:space="preserve">) </w:t>
      </w:r>
      <w:r w:rsidR="00A26150">
        <w:rPr>
          <w:rFonts w:cstheme="minorBidi" w:hint="eastAsia"/>
          <w:sz w:val="22"/>
          <w:highlight w:val="yellow"/>
        </w:rPr>
        <w:t>需要</w:t>
      </w:r>
      <w:r w:rsidR="00413A8E">
        <w:rPr>
          <w:rFonts w:cstheme="minorBidi" w:hint="eastAsia"/>
          <w:sz w:val="22"/>
          <w:highlight w:val="yellow"/>
        </w:rPr>
        <w:t>将这个开关状态信号</w:t>
      </w:r>
      <w:r w:rsidR="00F407B2">
        <w:rPr>
          <w:rFonts w:cstheme="minorBidi" w:hint="eastAsia"/>
          <w:sz w:val="22"/>
          <w:highlight w:val="yellow"/>
        </w:rPr>
        <w:t>通过</w:t>
      </w:r>
      <w:r w:rsidR="00F407B2">
        <w:rPr>
          <w:rFonts w:cstheme="minorBidi" w:hint="eastAsia"/>
          <w:sz w:val="22"/>
          <w:highlight w:val="yellow"/>
        </w:rPr>
        <w:t>NVRAM</w:t>
      </w:r>
      <w:r w:rsidR="00F72788">
        <w:rPr>
          <w:rFonts w:cstheme="minorBidi" w:hint="eastAsia"/>
          <w:sz w:val="22"/>
          <w:highlight w:val="yellow"/>
        </w:rPr>
        <w:t xml:space="preserve"> </w:t>
      </w:r>
      <w:r w:rsidR="00F72788">
        <w:rPr>
          <w:rFonts w:cstheme="minorBidi" w:hint="eastAsia"/>
          <w:sz w:val="22"/>
          <w:highlight w:val="yellow"/>
        </w:rPr>
        <w:t>存储</w:t>
      </w:r>
      <w:r w:rsidR="00413A8E">
        <w:rPr>
          <w:rFonts w:cstheme="minorBidi" w:hint="eastAsia"/>
          <w:sz w:val="22"/>
          <w:highlight w:val="yellow"/>
        </w:rPr>
        <w:t>。</w:t>
      </w:r>
      <w:r w:rsidR="00F72788">
        <w:rPr>
          <w:rFonts w:cstheme="minorBidi" w:hint="eastAsia"/>
          <w:sz w:val="22"/>
          <w:highlight w:val="yellow"/>
        </w:rPr>
        <w:t>再次上电时，需要发送</w:t>
      </w:r>
      <w:r w:rsidR="00DC1913">
        <w:rPr>
          <w:rFonts w:cstheme="minorBidi" w:hint="eastAsia"/>
          <w:sz w:val="22"/>
          <w:highlight w:val="yellow"/>
        </w:rPr>
        <w:t>记忆状态给</w:t>
      </w:r>
      <w:r w:rsidR="00DC1913">
        <w:rPr>
          <w:rFonts w:cstheme="minorBidi" w:hint="eastAsia"/>
          <w:sz w:val="22"/>
          <w:highlight w:val="yellow"/>
        </w:rPr>
        <w:t>VMC</w:t>
      </w:r>
      <w:r w:rsidR="00DC1913">
        <w:rPr>
          <w:rFonts w:cstheme="minorBidi" w:hint="eastAsia"/>
          <w:sz w:val="22"/>
          <w:highlight w:val="yellow"/>
        </w:rPr>
        <w:t>，</w:t>
      </w:r>
      <w:r w:rsidR="00DC1913">
        <w:rPr>
          <w:rFonts w:cstheme="minorBidi" w:hint="eastAsia"/>
          <w:sz w:val="22"/>
          <w:highlight w:val="yellow"/>
        </w:rPr>
        <w:t xml:space="preserve"> HMI </w:t>
      </w:r>
      <w:r w:rsidR="00DC1913">
        <w:rPr>
          <w:rFonts w:cstheme="minorBidi" w:hint="eastAsia"/>
          <w:sz w:val="22"/>
          <w:highlight w:val="yellow"/>
        </w:rPr>
        <w:t>需要</w:t>
      </w:r>
      <w:r w:rsidR="00DF5E1C">
        <w:rPr>
          <w:rFonts w:cstheme="minorBidi" w:hint="eastAsia"/>
          <w:sz w:val="22"/>
          <w:highlight w:val="yellow"/>
        </w:rPr>
        <w:t>基于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反馈的状态，显示当前</w:t>
      </w:r>
      <w:r w:rsidR="00724B7D">
        <w:rPr>
          <w:rFonts w:cstheme="minorBidi" w:hint="eastAsia"/>
          <w:sz w:val="22"/>
          <w:highlight w:val="yellow"/>
        </w:rPr>
        <w:t>HMI</w:t>
      </w:r>
      <w:r w:rsidR="00724B7D">
        <w:rPr>
          <w:rFonts w:cstheme="minorBidi" w:hint="eastAsia"/>
          <w:sz w:val="22"/>
          <w:highlight w:val="yellow"/>
        </w:rPr>
        <w:t>上</w:t>
      </w:r>
      <w:r w:rsidR="00724B7D">
        <w:rPr>
          <w:rFonts w:cstheme="minorBidi" w:hint="eastAsia"/>
          <w:sz w:val="22"/>
          <w:highlight w:val="yellow"/>
        </w:rPr>
        <w:t>CST</w:t>
      </w:r>
      <w:r w:rsidR="00724B7D">
        <w:rPr>
          <w:rFonts w:cstheme="minorBidi" w:hint="eastAsia"/>
          <w:sz w:val="22"/>
          <w:highlight w:val="yellow"/>
        </w:rPr>
        <w:t>功能的开关状态</w:t>
      </w:r>
      <w:r w:rsidR="00272416" w:rsidRPr="00272416">
        <w:rPr>
          <w:rFonts w:cstheme="minorBidi" w:hint="eastAsia"/>
          <w:sz w:val="22"/>
          <w:highlight w:val="yellow"/>
        </w:rPr>
        <w:t>。</w:t>
      </w:r>
    </w:p>
    <w:p w14:paraId="4FD43347" w14:textId="07BC8D7E" w:rsidR="009E3A7B" w:rsidRDefault="00FF6374">
      <w:pPr>
        <w:pStyle w:val="affff7"/>
        <w:numPr>
          <w:ilvl w:val="0"/>
          <w:numId w:val="9"/>
        </w:numPr>
        <w:spacing w:line="360" w:lineRule="auto"/>
        <w:ind w:firstLineChars="0"/>
        <w:rPr>
          <w:rFonts w:cstheme="minorBidi"/>
          <w:sz w:val="22"/>
        </w:rPr>
      </w:pPr>
      <w:del w:id="197" w:author="Yang Zhen SGH CDAY223" w:date="2026-01-15T16:04:00Z" w16du:dateUtc="2026-01-15T08:04:00Z">
        <w:r w:rsidDel="00D84967">
          <w:rPr>
            <w:rFonts w:cstheme="minorBidi" w:hint="eastAsia"/>
            <w:sz w:val="22"/>
          </w:rPr>
          <w:delText>智能驾驶功能</w:delText>
        </w:r>
        <w:r w:rsidR="00DD051E" w:rsidDel="00D84967">
          <w:rPr>
            <w:rFonts w:cstheme="minorBidi" w:hint="eastAsia"/>
            <w:sz w:val="22"/>
          </w:rPr>
          <w:delText>如果先</w:delText>
        </w:r>
        <w:r w:rsidDel="00D84967">
          <w:rPr>
            <w:rFonts w:cstheme="minorBidi" w:hint="eastAsia"/>
            <w:sz w:val="22"/>
          </w:rPr>
          <w:delText>激活，</w:delText>
        </w:r>
        <w:r w:rsidDel="00D84967">
          <w:rPr>
            <w:rFonts w:cstheme="minorBidi" w:hint="eastAsia"/>
            <w:sz w:val="22"/>
          </w:rPr>
          <w:delText xml:space="preserve">CST </w:delText>
        </w:r>
        <w:r w:rsidDel="00D84967">
          <w:rPr>
            <w:rFonts w:cstheme="minorBidi" w:hint="eastAsia"/>
            <w:sz w:val="22"/>
          </w:rPr>
          <w:delText>功能不允许被激活</w:delText>
        </w:r>
        <w:r w:rsidDel="00D84967">
          <w:rPr>
            <w:rFonts w:cstheme="minorBidi" w:hint="eastAsia"/>
            <w:sz w:val="22"/>
          </w:rPr>
          <w:delText xml:space="preserve"> </w:delText>
        </w:r>
        <w:r w:rsidRPr="00D64D35" w:rsidDel="00D84967">
          <w:rPr>
            <w:rFonts w:cstheme="minorBidi" w:hint="eastAsia"/>
            <w:sz w:val="22"/>
            <w:highlight w:val="yellow"/>
          </w:rPr>
          <w:delText>（</w:delText>
        </w:r>
        <w:r w:rsidR="00D44B69" w:rsidRPr="00D64D35" w:rsidDel="00D84967">
          <w:rPr>
            <w:rFonts w:cstheme="minorBidi" w:hint="eastAsia"/>
            <w:sz w:val="22"/>
            <w:highlight w:val="yellow"/>
          </w:rPr>
          <w:delText>此时</w:delText>
        </w:r>
        <w:r w:rsidR="00D64D35" w:rsidDel="00D84967">
          <w:rPr>
            <w:rFonts w:cstheme="minorBidi" w:hint="eastAsia"/>
            <w:sz w:val="22"/>
            <w:highlight w:val="yellow"/>
          </w:rPr>
          <w:delText>注意</w:delText>
        </w:r>
        <w:r w:rsidR="00264167" w:rsidDel="00D84967">
          <w:rPr>
            <w:rFonts w:cstheme="minorBidi" w:hint="eastAsia"/>
            <w:sz w:val="22"/>
            <w:highlight w:val="yellow"/>
          </w:rPr>
          <w:delText>HMI</w:delText>
        </w:r>
        <w:r w:rsidR="00264167" w:rsidDel="00D84967">
          <w:rPr>
            <w:rFonts w:cstheme="minorBidi" w:hint="eastAsia"/>
            <w:sz w:val="22"/>
            <w:highlight w:val="yellow"/>
          </w:rPr>
          <w:delText>上</w:delText>
        </w:r>
        <w:r w:rsidR="00264167" w:rsidDel="00D84967">
          <w:rPr>
            <w:rFonts w:cstheme="minorBidi" w:hint="eastAsia"/>
            <w:sz w:val="22"/>
            <w:highlight w:val="yellow"/>
          </w:rPr>
          <w:delText>CST</w:delText>
        </w:r>
        <w:r w:rsidR="00264167" w:rsidDel="00D84967">
          <w:rPr>
            <w:rFonts w:cstheme="minorBidi" w:hint="eastAsia"/>
            <w:sz w:val="22"/>
            <w:highlight w:val="yellow"/>
          </w:rPr>
          <w:delText>开关</w:delText>
        </w:r>
        <w:r w:rsidR="00BB013C" w:rsidDel="00D84967">
          <w:rPr>
            <w:rFonts w:cstheme="minorBidi" w:hint="eastAsia"/>
            <w:sz w:val="22"/>
            <w:highlight w:val="yellow"/>
          </w:rPr>
          <w:delText>状态不会关闭</w:delText>
        </w:r>
        <w:r w:rsidR="00CB5680" w:rsidDel="00D84967">
          <w:rPr>
            <w:rFonts w:cstheme="minorBidi" w:hint="eastAsia"/>
            <w:sz w:val="22"/>
            <w:highlight w:val="yellow"/>
          </w:rPr>
          <w:delText>，</w:delText>
        </w:r>
        <w:r w:rsidR="00CB5680" w:rsidDel="00D84967">
          <w:rPr>
            <w:rFonts w:cstheme="minorBidi" w:hint="eastAsia"/>
            <w:sz w:val="22"/>
            <w:highlight w:val="yellow"/>
          </w:rPr>
          <w:delText>CST</w:delText>
        </w:r>
        <w:r w:rsidR="00CB5680" w:rsidDel="00D84967">
          <w:rPr>
            <w:rFonts w:cstheme="minorBidi" w:hint="eastAsia"/>
            <w:sz w:val="22"/>
            <w:highlight w:val="yellow"/>
          </w:rPr>
          <w:delText>状态此时为</w:delText>
        </w:r>
        <w:r w:rsidR="00C45A01" w:rsidDel="00D84967">
          <w:rPr>
            <w:rFonts w:cstheme="minorBidi" w:hint="eastAsia"/>
            <w:sz w:val="22"/>
            <w:highlight w:val="yellow"/>
          </w:rPr>
          <w:delText>非激活状态</w:delText>
        </w:r>
        <w:r w:rsidR="00CB5680" w:rsidDel="00D84967">
          <w:rPr>
            <w:rFonts w:cstheme="minorBidi" w:hint="eastAsia"/>
            <w:sz w:val="22"/>
          </w:rPr>
          <w:delText>（“</w:delText>
        </w:r>
        <w:r w:rsidR="00CB5680" w:rsidDel="00D84967">
          <w:rPr>
            <w:rFonts w:cstheme="minorBidi" w:hint="eastAsia"/>
            <w:sz w:val="22"/>
          </w:rPr>
          <w:delText>CST_Status</w:delText>
        </w:r>
        <w:r w:rsidR="00CB5680" w:rsidDel="00D84967">
          <w:rPr>
            <w:rFonts w:cstheme="minorBidi" w:hint="eastAsia"/>
            <w:sz w:val="22"/>
          </w:rPr>
          <w:delText>”</w:delText>
        </w:r>
        <w:r w:rsidR="00CB5680" w:rsidDel="00D84967">
          <w:rPr>
            <w:rFonts w:cstheme="minorBidi" w:hint="eastAsia"/>
            <w:sz w:val="22"/>
          </w:rPr>
          <w:delText>=Standby</w:delText>
        </w:r>
        <w:r w:rsidR="00CB5680" w:rsidDel="00D84967">
          <w:rPr>
            <w:rFonts w:cstheme="minorBidi" w:hint="eastAsia"/>
            <w:sz w:val="22"/>
          </w:rPr>
          <w:delText>）</w:delText>
        </w:r>
        <w:r w:rsidRPr="00D64D35" w:rsidDel="00D84967">
          <w:rPr>
            <w:rFonts w:cstheme="minorBidi" w:hint="eastAsia"/>
            <w:sz w:val="22"/>
            <w:highlight w:val="yellow"/>
          </w:rPr>
          <w:delText>）</w:delText>
        </w:r>
      </w:del>
      <w:r w:rsidR="00963F10">
        <w:rPr>
          <w:rFonts w:cstheme="minorBidi" w:hint="eastAsia"/>
          <w:sz w:val="22"/>
          <w:highlight w:val="yellow"/>
        </w:rPr>
        <w:t>。</w:t>
      </w:r>
    </w:p>
    <w:p w14:paraId="1AC0077B" w14:textId="77777777" w:rsidR="009E3A7B" w:rsidRDefault="009E3A7B">
      <w:pPr>
        <w:ind w:left="725" w:firstLineChars="0" w:firstLine="0"/>
        <w:rPr>
          <w:rFonts w:cstheme="minorBidi"/>
          <w:sz w:val="22"/>
        </w:rPr>
      </w:pPr>
    </w:p>
    <w:p w14:paraId="53EBC79C" w14:textId="77777777" w:rsidR="009E3A7B" w:rsidRDefault="00FF6374">
      <w:pPr>
        <w:pStyle w:val="1"/>
      </w:pPr>
      <w:bookmarkStart w:id="198" w:name="_Toc207715810"/>
      <w:r>
        <w:rPr>
          <w:rFonts w:hint="eastAsia"/>
        </w:rPr>
        <w:t>系统架构</w:t>
      </w:r>
      <w:bookmarkEnd w:id="198"/>
    </w:p>
    <w:p w14:paraId="175581EB" w14:textId="77777777" w:rsidR="009E3A7B" w:rsidRDefault="00FF6374">
      <w:pPr>
        <w:pStyle w:val="2"/>
      </w:pPr>
      <w:bookmarkStart w:id="199" w:name="_Toc207715811"/>
      <w:r>
        <w:rPr>
          <w:rFonts w:hint="eastAsia"/>
        </w:rPr>
        <w:t>功能架构</w:t>
      </w:r>
      <w:bookmarkEnd w:id="199"/>
    </w:p>
    <w:p w14:paraId="4665CA78" w14:textId="77777777" w:rsidR="009E3A7B" w:rsidRDefault="00FF6374">
      <w:pPr>
        <w:ind w:firstLine="420"/>
        <w:jc w:val="center"/>
      </w:pPr>
      <w:r>
        <w:t xml:space="preserve"> </w:t>
      </w:r>
    </w:p>
    <w:p w14:paraId="4A153CFA" w14:textId="77777777" w:rsidR="009E3A7B" w:rsidRDefault="00FF6374">
      <w:pPr>
        <w:pStyle w:val="3"/>
      </w:pPr>
      <w:bookmarkStart w:id="200" w:name="_Toc207715812"/>
      <w:r>
        <w:rPr>
          <w:rFonts w:hint="eastAsia"/>
        </w:rPr>
        <w:t>与子系统自身控制功能边界区分</w:t>
      </w:r>
      <w:bookmarkEnd w:id="200"/>
    </w:p>
    <w:p w14:paraId="2BD1256D" w14:textId="77777777" w:rsidR="009E3A7B" w:rsidRDefault="00FF6374">
      <w:pPr>
        <w:ind w:firstLine="44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 xml:space="preserve">CST </w:t>
      </w:r>
      <w:r>
        <w:rPr>
          <w:rFonts w:cstheme="minorBidi" w:hint="eastAsia"/>
          <w:sz w:val="22"/>
        </w:rPr>
        <w:t>功能主要通过制动（传统制动和电制动可选）和悬架的控制。</w:t>
      </w:r>
    </w:p>
    <w:p w14:paraId="1195A1F0" w14:textId="77777777" w:rsidR="009E3A7B" w:rsidRDefault="009E3A7B">
      <w:pPr>
        <w:widowControl/>
        <w:ind w:firstLineChars="0" w:firstLine="0"/>
        <w:rPr>
          <w:rFonts w:cstheme="minorBidi"/>
          <w:sz w:val="22"/>
        </w:rPr>
      </w:pPr>
    </w:p>
    <w:p w14:paraId="347237C6" w14:textId="77777777" w:rsidR="009E3A7B" w:rsidRDefault="009E3A7B">
      <w:pPr>
        <w:ind w:firstLine="440"/>
        <w:rPr>
          <w:rFonts w:cstheme="minorBidi"/>
          <w:sz w:val="22"/>
        </w:rPr>
      </w:pPr>
    </w:p>
    <w:p w14:paraId="1CD27AA1" w14:textId="49C9FC24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ins w:id="201" w:author="Yang Zhen SGH CDAY223" w:date="2026-01-15T16:14:00Z" w16du:dateUtc="2026-01-15T08:14:00Z"/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VCU</w:t>
      </w:r>
      <w:r>
        <w:rPr>
          <w:rFonts w:cstheme="minorBidi" w:hint="eastAsia"/>
          <w:b/>
          <w:bCs/>
          <w:sz w:val="22"/>
        </w:rPr>
        <w:t>（电制动可选）</w:t>
      </w:r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请求电制动扭矩发给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，如果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收到了来自制动系统的更高优先级功能的请求（例如一些稳定性功能</w:t>
      </w:r>
      <w:r>
        <w:rPr>
          <w:rFonts w:cstheme="minorBidi" w:hint="eastAsia"/>
          <w:sz w:val="22"/>
        </w:rPr>
        <w:t>DTC</w:t>
      </w:r>
      <w:r>
        <w:rPr>
          <w:rFonts w:cstheme="minorBidi" w:hint="eastAsia"/>
          <w:sz w:val="22"/>
        </w:rPr>
        <w:t>等），</w:t>
      </w:r>
      <w:r>
        <w:rPr>
          <w:rFonts w:cstheme="minorBidi" w:hint="eastAsia"/>
          <w:sz w:val="22"/>
        </w:rPr>
        <w:t>Override VMC</w:t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VCU</w:t>
      </w:r>
      <w:r>
        <w:rPr>
          <w:rFonts w:cstheme="minorBidi" w:hint="eastAsia"/>
          <w:sz w:val="22"/>
        </w:rPr>
        <w:t>优先执行制动高优先级请求，同时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的</w:t>
      </w:r>
      <w:r>
        <w:rPr>
          <w:rFonts w:cstheme="minorBidi" w:hint="eastAsia"/>
          <w:sz w:val="22"/>
        </w:rPr>
        <w:t>CST</w:t>
      </w:r>
      <w:r>
        <w:rPr>
          <w:rFonts w:cstheme="minorBidi" w:hint="eastAsia"/>
          <w:sz w:val="22"/>
        </w:rPr>
        <w:t>功能也会退出，</w:t>
      </w:r>
      <w:del w:id="202" w:author="Yang Zhen SGH CDAY223" w:date="2026-01-15T16:05:00Z" w16du:dateUtc="2026-01-15T08:05:00Z">
        <w:r w:rsidDel="007662CB">
          <w:rPr>
            <w:rFonts w:cstheme="minorBidi" w:hint="eastAsia"/>
            <w:sz w:val="22"/>
          </w:rPr>
          <w:delText>轮端制动需要介入满足驾驶员减速或者停车请求</w:delText>
        </w:r>
      </w:del>
      <w:ins w:id="203" w:author="Yang Zhen SGH CDAY223" w:date="2026-01-15T16:05:00Z" w16du:dateUtc="2026-01-15T08:05:00Z">
        <w:r w:rsidR="007662CB">
          <w:rPr>
            <w:rFonts w:cstheme="minorBidi" w:hint="eastAsia"/>
            <w:sz w:val="22"/>
          </w:rPr>
          <w:t>直到</w:t>
        </w:r>
        <w:r w:rsidR="00DA5B58">
          <w:rPr>
            <w:rFonts w:cstheme="minorBidi" w:hint="eastAsia"/>
            <w:sz w:val="22"/>
          </w:rPr>
          <w:t>DTC</w:t>
        </w:r>
      </w:ins>
      <w:ins w:id="204" w:author="Yang Zhen SGH CDAY223" w:date="2026-01-15T16:06:00Z" w16du:dateUtc="2026-01-15T08:06:00Z">
        <w:r w:rsidR="00DA5B58">
          <w:rPr>
            <w:rFonts w:cstheme="minorBidi" w:hint="eastAsia"/>
            <w:sz w:val="22"/>
          </w:rPr>
          <w:t>等高优先级功能退出，舒适制动功能才会重新激活</w:t>
        </w:r>
      </w:ins>
      <w:r>
        <w:rPr>
          <w:rFonts w:cstheme="minorBidi" w:hint="eastAsia"/>
          <w:sz w:val="22"/>
        </w:rPr>
        <w:t>。</w:t>
      </w:r>
    </w:p>
    <w:p w14:paraId="2D83D392" w14:textId="4C2BCABF" w:rsidR="00BB7C5F" w:rsidRDefault="00CE3A1F" w:rsidP="00BB7C5F">
      <w:pPr>
        <w:widowControl/>
        <w:ind w:left="440" w:firstLineChars="0" w:firstLine="0"/>
        <w:rPr>
          <w:ins w:id="205" w:author="Yang Zhen SGH CDAY223" w:date="2026-01-15T16:16:00Z" w16du:dateUtc="2026-01-15T08:16:00Z"/>
          <w:rFonts w:cstheme="minorBidi"/>
          <w:sz w:val="22"/>
        </w:rPr>
      </w:pPr>
      <w:ins w:id="206" w:author="Yang Zhen SGH CDAY223" w:date="2026-01-15T16:14:00Z" w16du:dateUtc="2026-01-15T08:14:00Z">
        <w:r>
          <w:rPr>
            <w:rFonts w:cstheme="minorBidi" w:hint="eastAsia"/>
            <w:sz w:val="22"/>
          </w:rPr>
          <w:t>当</w:t>
        </w:r>
        <w:r>
          <w:rPr>
            <w:rFonts w:cstheme="minorBidi" w:hint="eastAsia"/>
            <w:sz w:val="22"/>
          </w:rPr>
          <w:t>VMC CST</w:t>
        </w:r>
        <w:r>
          <w:rPr>
            <w:rFonts w:cstheme="minorBidi" w:hint="eastAsia"/>
            <w:sz w:val="22"/>
          </w:rPr>
          <w:t>功能出于某些原因退出（“</w:t>
        </w:r>
        <w:proofErr w:type="spellStart"/>
        <w:r>
          <w:rPr>
            <w:rFonts w:cstheme="minorBidi" w:hint="eastAsia"/>
            <w:sz w:val="22"/>
          </w:rPr>
          <w:t>CST_Status</w:t>
        </w:r>
        <w:proofErr w:type="spellEnd"/>
        <w:r>
          <w:rPr>
            <w:rFonts w:cstheme="minorBidi" w:hint="eastAsia"/>
            <w:sz w:val="22"/>
          </w:rPr>
          <w:t>”</w:t>
        </w:r>
        <w:r>
          <w:rPr>
            <w:rFonts w:cstheme="minorBidi" w:hint="eastAsia"/>
            <w:sz w:val="22"/>
          </w:rPr>
          <w:t>=Standby/Off/Failure</w:t>
        </w:r>
        <w:r>
          <w:rPr>
            <w:rFonts w:cstheme="minorBidi" w:hint="eastAsia"/>
            <w:sz w:val="22"/>
          </w:rPr>
          <w:t>）</w:t>
        </w:r>
        <w:r>
          <w:rPr>
            <w:rFonts w:cstheme="minorBidi" w:hint="eastAsia"/>
            <w:sz w:val="22"/>
          </w:rPr>
          <w:t>,</w:t>
        </w:r>
      </w:ins>
      <w:ins w:id="207" w:author="Yang Zhen SGH CDAY223" w:date="2026-01-15T16:15:00Z" w16du:dateUtc="2026-01-15T08:15:00Z">
        <w:r>
          <w:rPr>
            <w:rFonts w:cstheme="minorBidi" w:hint="eastAsia"/>
            <w:sz w:val="22"/>
          </w:rPr>
          <w:t xml:space="preserve"> VCU </w:t>
        </w:r>
        <w:r>
          <w:rPr>
            <w:rFonts w:cstheme="minorBidi" w:hint="eastAsia"/>
            <w:sz w:val="22"/>
          </w:rPr>
          <w:t>应该</w:t>
        </w:r>
        <w:r w:rsidR="00D86BAE">
          <w:rPr>
            <w:rFonts w:cstheme="minorBidi" w:hint="eastAsia"/>
            <w:sz w:val="22"/>
          </w:rPr>
          <w:t>保证</w:t>
        </w:r>
        <w:r w:rsidR="005A40FD">
          <w:rPr>
            <w:rFonts w:cstheme="minorBidi" w:hint="eastAsia"/>
            <w:sz w:val="22"/>
          </w:rPr>
          <w:t>接手</w:t>
        </w:r>
      </w:ins>
      <w:ins w:id="208" w:author="Yang Zhen SGH CDAY223" w:date="2026-01-15T16:16:00Z" w16du:dateUtc="2026-01-15T08:16:00Z">
        <w:r w:rsidR="005A40FD">
          <w:rPr>
            <w:rFonts w:cstheme="minorBidi" w:hint="eastAsia"/>
            <w:sz w:val="22"/>
          </w:rPr>
          <w:t>驱动部分的控制，</w:t>
        </w:r>
        <w:r w:rsidR="00223BCF">
          <w:rPr>
            <w:rFonts w:cstheme="minorBidi" w:hint="eastAsia"/>
            <w:sz w:val="22"/>
          </w:rPr>
          <w:t>保证平滑过渡到</w:t>
        </w:r>
        <w:r w:rsidR="00223BCF">
          <w:rPr>
            <w:rFonts w:cstheme="minorBidi" w:hint="eastAsia"/>
            <w:sz w:val="22"/>
          </w:rPr>
          <w:t>VCU</w:t>
        </w:r>
        <w:r w:rsidR="00223BCF">
          <w:rPr>
            <w:rFonts w:cstheme="minorBidi" w:hint="eastAsia"/>
            <w:sz w:val="22"/>
          </w:rPr>
          <w:t>请求的扭矩值。</w:t>
        </w:r>
      </w:ins>
    </w:p>
    <w:p w14:paraId="79DA6CA9" w14:textId="602E919E" w:rsidR="00223BCF" w:rsidRDefault="002D3E81" w:rsidP="00BB7C5F">
      <w:pPr>
        <w:widowControl/>
        <w:ind w:left="440" w:firstLineChars="0" w:firstLine="0"/>
        <w:rPr>
          <w:ins w:id="209" w:author="Yang Zhen SGH CDAY223" w:date="2026-01-15T16:18:00Z" w16du:dateUtc="2026-01-15T08:18:00Z"/>
          <w:rFonts w:cstheme="minorBidi"/>
          <w:sz w:val="22"/>
        </w:rPr>
      </w:pPr>
      <w:ins w:id="210" w:author="Yang Zhen SGH CDAY223" w:date="2026-01-15T16:16:00Z" w16du:dateUtc="2026-01-15T08:16:00Z">
        <w:r>
          <w:rPr>
            <w:rFonts w:cstheme="minorBidi" w:hint="eastAsia"/>
            <w:sz w:val="22"/>
          </w:rPr>
          <w:t>当</w:t>
        </w:r>
        <w:r>
          <w:rPr>
            <w:rFonts w:cstheme="minorBidi" w:hint="eastAsia"/>
            <w:sz w:val="22"/>
          </w:rPr>
          <w:t xml:space="preserve">VMC </w:t>
        </w:r>
      </w:ins>
      <w:ins w:id="211" w:author="Yang Zhen SGH CDAY223" w:date="2026-01-15T16:17:00Z" w16du:dateUtc="2026-01-15T08:17:00Z">
        <w:r>
          <w:rPr>
            <w:rFonts w:cstheme="minorBidi" w:hint="eastAsia"/>
            <w:sz w:val="22"/>
          </w:rPr>
          <w:t>激活时，</w:t>
        </w:r>
        <w:r>
          <w:rPr>
            <w:rFonts w:cstheme="minorBidi" w:hint="eastAsia"/>
            <w:sz w:val="22"/>
          </w:rPr>
          <w:t>VMC CST</w:t>
        </w:r>
        <w:proofErr w:type="gramStart"/>
        <w:r>
          <w:rPr>
            <w:rFonts w:cstheme="minorBidi" w:hint="eastAsia"/>
            <w:sz w:val="22"/>
          </w:rPr>
          <w:t>功能会</w:t>
        </w:r>
        <w:r w:rsidR="00BA5909">
          <w:rPr>
            <w:rFonts w:cstheme="minorBidi" w:hint="eastAsia"/>
            <w:sz w:val="22"/>
          </w:rPr>
          <w:t>基</w:t>
        </w:r>
        <w:proofErr w:type="gramEnd"/>
        <w:r w:rsidR="00BA5909">
          <w:rPr>
            <w:rFonts w:cstheme="minorBidi" w:hint="eastAsia"/>
            <w:sz w:val="22"/>
          </w:rPr>
          <w:t>VCU</w:t>
        </w:r>
        <w:r w:rsidR="00BA5909">
          <w:rPr>
            <w:rFonts w:cstheme="minorBidi" w:hint="eastAsia"/>
            <w:sz w:val="22"/>
          </w:rPr>
          <w:t>的</w:t>
        </w:r>
        <w:r w:rsidR="00BA5909">
          <w:rPr>
            <w:rFonts w:cstheme="minorBidi" w:hint="eastAsia"/>
            <w:sz w:val="22"/>
          </w:rPr>
          <w:t xml:space="preserve">coasting </w:t>
        </w:r>
      </w:ins>
      <w:ins w:id="212" w:author="Yang Zhen SGH CDAY223" w:date="2026-01-15T16:18:00Z" w16du:dateUtc="2026-01-15T08:18:00Z">
        <w:r w:rsidR="00BA5909">
          <w:rPr>
            <w:rFonts w:cstheme="minorBidi" w:hint="eastAsia"/>
            <w:sz w:val="22"/>
          </w:rPr>
          <w:t>请求</w:t>
        </w:r>
        <w:r w:rsidR="00B927BC">
          <w:rPr>
            <w:rFonts w:cstheme="minorBidi" w:hint="eastAsia"/>
            <w:sz w:val="22"/>
          </w:rPr>
          <w:t>，</w:t>
        </w:r>
        <w:r w:rsidR="00B927BC">
          <w:rPr>
            <w:rFonts w:cstheme="minorBidi" w:hint="eastAsia"/>
            <w:sz w:val="22"/>
          </w:rPr>
          <w:t>ramp</w:t>
        </w:r>
        <w:r w:rsidR="00B927BC">
          <w:rPr>
            <w:rFonts w:cstheme="minorBidi" w:hint="eastAsia"/>
            <w:sz w:val="22"/>
          </w:rPr>
          <w:t>到目标请求，</w:t>
        </w:r>
        <w:r w:rsidR="00580B71">
          <w:rPr>
            <w:rFonts w:cstheme="minorBidi" w:hint="eastAsia"/>
            <w:sz w:val="22"/>
          </w:rPr>
          <w:t>保证平顺性。</w:t>
        </w:r>
      </w:ins>
    </w:p>
    <w:p w14:paraId="6E4751E5" w14:textId="18F3B255" w:rsidR="00580B71" w:rsidRDefault="00580B71" w:rsidP="00BB7C5F">
      <w:pPr>
        <w:widowControl/>
        <w:ind w:left="440" w:firstLineChars="0" w:firstLine="0"/>
        <w:rPr>
          <w:ins w:id="213" w:author="Yang Zhen SGH CDAY223" w:date="2026-01-15T16:19:00Z" w16du:dateUtc="2026-01-15T08:19:00Z"/>
          <w:rFonts w:cstheme="minorBidi"/>
          <w:sz w:val="22"/>
        </w:rPr>
      </w:pPr>
      <w:ins w:id="214" w:author="Yang Zhen SGH CDAY223" w:date="2026-01-15T16:18:00Z" w16du:dateUtc="2026-01-15T08:18:00Z">
        <w:r w:rsidRPr="00580B71">
          <w:rPr>
            <w:rFonts w:cstheme="minorBidi" w:hint="eastAsia"/>
            <w:sz w:val="22"/>
          </w:rPr>
          <w:t>谁握手谁来保证控制平顺性的原则。</w:t>
        </w:r>
      </w:ins>
    </w:p>
    <w:p w14:paraId="40AF8783" w14:textId="77777777" w:rsidR="00580B71" w:rsidRPr="00BB7C5F" w:rsidRDefault="00580B71">
      <w:pPr>
        <w:widowControl/>
        <w:ind w:left="440" w:firstLineChars="0" w:firstLine="0"/>
        <w:rPr>
          <w:rFonts w:cstheme="minorBidi"/>
          <w:sz w:val="22"/>
          <w:rPrChange w:id="215" w:author="Yang Zhen SGH CDAY223" w:date="2026-01-15T16:14:00Z" w16du:dateUtc="2026-01-15T08:14:00Z">
            <w:rPr/>
          </w:rPrChange>
        </w:rPr>
        <w:pPrChange w:id="216" w:author="Yang Zhen SGH CDAY223" w:date="2026-01-15T16:14:00Z" w16du:dateUtc="2026-01-15T08:14:00Z">
          <w:pPr>
            <w:pStyle w:val="affff7"/>
            <w:widowControl/>
            <w:numPr>
              <w:numId w:val="10"/>
            </w:numPr>
            <w:ind w:left="440" w:firstLineChars="0" w:hanging="440"/>
          </w:pPr>
        </w:pPrChange>
      </w:pPr>
    </w:p>
    <w:p w14:paraId="51B721D8" w14:textId="3BC463D8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制动执行器</w:t>
      </w:r>
      <w:ins w:id="217" w:author="Yang Zhen SGH CDAY223" w:date="2026-01-15T16:07:00Z" w16du:dateUtc="2026-01-15T08:07:00Z">
        <w:r w:rsidR="009339FC">
          <w:rPr>
            <w:rFonts w:cstheme="minorBidi" w:hint="eastAsia"/>
            <w:b/>
            <w:bCs/>
            <w:sz w:val="22"/>
          </w:rPr>
          <w:t xml:space="preserve"> </w:t>
        </w:r>
        <w:r w:rsidR="009339FC">
          <w:rPr>
            <w:rFonts w:cstheme="minorBidi" w:hint="eastAsia"/>
            <w:b/>
            <w:bCs/>
            <w:sz w:val="22"/>
          </w:rPr>
          <w:t>（不控制液压制动，</w:t>
        </w:r>
        <w:r w:rsidR="00794E27">
          <w:rPr>
            <w:rFonts w:cstheme="minorBidi" w:hint="eastAsia"/>
            <w:b/>
            <w:bCs/>
            <w:sz w:val="22"/>
          </w:rPr>
          <w:t>但是需要从制动执行器</w:t>
        </w:r>
      </w:ins>
      <w:ins w:id="218" w:author="Yang Zhen SGH CDAY223" w:date="2026-01-15T16:08:00Z" w16du:dateUtc="2026-01-15T08:08:00Z">
        <w:r w:rsidR="00794E27">
          <w:rPr>
            <w:rFonts w:cstheme="minorBidi" w:hint="eastAsia"/>
            <w:b/>
            <w:bCs/>
            <w:sz w:val="22"/>
          </w:rPr>
          <w:t>获取相关信号保证</w:t>
        </w:r>
        <w:r w:rsidR="00297BD9">
          <w:rPr>
            <w:rFonts w:cstheme="minorBidi" w:hint="eastAsia"/>
            <w:b/>
            <w:bCs/>
            <w:sz w:val="22"/>
          </w:rPr>
          <w:t>激活时</w:t>
        </w:r>
        <w:r w:rsidR="00794E27">
          <w:rPr>
            <w:rFonts w:cstheme="minorBidi" w:hint="eastAsia"/>
            <w:b/>
            <w:bCs/>
            <w:sz w:val="22"/>
          </w:rPr>
          <w:t>平顺</w:t>
        </w:r>
        <w:r w:rsidR="00297BD9">
          <w:rPr>
            <w:rFonts w:cstheme="minorBidi" w:hint="eastAsia"/>
            <w:b/>
            <w:bCs/>
            <w:sz w:val="22"/>
          </w:rPr>
          <w:t>握手控制</w:t>
        </w:r>
      </w:ins>
      <w:ins w:id="219" w:author="Yang Zhen SGH CDAY223" w:date="2026-01-15T16:07:00Z" w16du:dateUtc="2026-01-15T08:07:00Z">
        <w:r w:rsidR="009339FC">
          <w:rPr>
            <w:rFonts w:cstheme="minorBidi" w:hint="eastAsia"/>
            <w:b/>
            <w:bCs/>
            <w:sz w:val="22"/>
          </w:rPr>
          <w:t>）</w:t>
        </w:r>
      </w:ins>
      <w:r>
        <w:rPr>
          <w:rFonts w:cstheme="minorBidi" w:hint="eastAsia"/>
          <w:sz w:val="22"/>
        </w:rPr>
        <w:t>：</w:t>
      </w:r>
      <w:r>
        <w:rPr>
          <w:rFonts w:cstheme="minorBidi" w:hint="eastAsia"/>
          <w:sz w:val="22"/>
        </w:rPr>
        <w:t xml:space="preserve"> </w:t>
      </w:r>
    </w:p>
    <w:p w14:paraId="799A2D83" w14:textId="5B925322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sz w:val="22"/>
        </w:rPr>
        <w:t xml:space="preserve">VMC CST </w:t>
      </w:r>
      <w:r>
        <w:rPr>
          <w:rFonts w:cstheme="minorBidi" w:hint="eastAsia"/>
          <w:sz w:val="22"/>
        </w:rPr>
        <w:t>激活后，制动执行器需要将制动请求（</w:t>
      </w:r>
      <w:r w:rsidR="00E17718">
        <w:rPr>
          <w:rFonts w:cstheme="minorBidi" w:hint="eastAsia"/>
          <w:sz w:val="22"/>
        </w:rPr>
        <w:t>10kph</w:t>
      </w:r>
      <w:r w:rsidR="00E17718">
        <w:rPr>
          <w:rFonts w:cstheme="minorBidi" w:hint="eastAsia"/>
          <w:sz w:val="22"/>
        </w:rPr>
        <w:t>只有</w:t>
      </w:r>
      <w:ins w:id="220" w:author="Yang Zhen SGH CDAY223" w:date="2026-01-15T16:09:00Z" w16du:dateUtc="2026-01-15T08:09:00Z">
        <w:r w:rsidR="00555BEB">
          <w:rPr>
            <w:rFonts w:cstheme="minorBidi" w:hint="eastAsia"/>
            <w:sz w:val="22"/>
          </w:rPr>
          <w:t>液压</w:t>
        </w:r>
      </w:ins>
      <w:r>
        <w:rPr>
          <w:rFonts w:cstheme="minorBidi" w:hint="eastAsia"/>
          <w:sz w:val="22"/>
        </w:rPr>
        <w:t>制动）</w:t>
      </w:r>
      <w:commentRangeStart w:id="221"/>
      <w:r>
        <w:rPr>
          <w:rFonts w:cstheme="minorBidi" w:hint="eastAsia"/>
          <w:sz w:val="22"/>
        </w:rPr>
        <w:t>降为</w:t>
      </w:r>
      <w:r>
        <w:rPr>
          <w:rFonts w:cstheme="minorBidi" w:hint="eastAsia"/>
          <w:sz w:val="22"/>
        </w:rPr>
        <w:t>0</w:t>
      </w:r>
      <w:commentRangeEnd w:id="221"/>
      <w:r w:rsidR="005A02CE">
        <w:rPr>
          <w:rStyle w:val="affff4"/>
          <w:lang w:val="zh-CN"/>
        </w:rPr>
        <w:commentReference w:id="221"/>
      </w:r>
      <w:r>
        <w:rPr>
          <w:rFonts w:cstheme="minorBidi" w:hint="eastAsia"/>
          <w:sz w:val="22"/>
        </w:rPr>
        <w:t>，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功能需要基于制动执行器退出时</w:t>
      </w:r>
      <w:del w:id="222" w:author="Yang Zhen SGH CDAY223" w:date="2026-01-15T16:09:00Z" w16du:dateUtc="2026-01-15T08:09:00Z">
        <w:r w:rsidDel="00E06163">
          <w:rPr>
            <w:rFonts w:cstheme="minorBidi" w:hint="eastAsia"/>
            <w:sz w:val="22"/>
          </w:rPr>
          <w:delText>的</w:delText>
        </w:r>
      </w:del>
      <w:ins w:id="223" w:author="Yang Zhen SGH CDAY223" w:date="2026-01-15T16:09:00Z" w16du:dateUtc="2026-01-15T08:09:00Z">
        <w:r w:rsidR="00E06163">
          <w:rPr>
            <w:rFonts w:cstheme="minorBidi" w:hint="eastAsia"/>
            <w:sz w:val="22"/>
          </w:rPr>
          <w:t>残余</w:t>
        </w:r>
      </w:ins>
      <w:r w:rsidR="00E17718">
        <w:rPr>
          <w:rFonts w:cstheme="minorBidi" w:hint="eastAsia"/>
          <w:sz w:val="22"/>
        </w:rPr>
        <w:t>制动</w:t>
      </w:r>
      <w:r>
        <w:rPr>
          <w:rFonts w:cstheme="minorBidi" w:hint="eastAsia"/>
          <w:sz w:val="22"/>
        </w:rPr>
        <w:t>扭矩</w:t>
      </w:r>
      <w:r w:rsidR="00E17718">
        <w:rPr>
          <w:rFonts w:cstheme="minorBidi" w:hint="eastAsia"/>
          <w:sz w:val="22"/>
        </w:rPr>
        <w:t>，来</w:t>
      </w:r>
      <w:del w:id="224" w:author="Yang Zhen SGH CDAY223" w:date="2026-01-15T16:09:00Z" w16du:dateUtc="2026-01-15T08:09:00Z">
        <w:r w:rsidR="00E17718" w:rsidDel="00E06163">
          <w:rPr>
            <w:rFonts w:cstheme="minorBidi" w:hint="eastAsia"/>
            <w:sz w:val="22"/>
          </w:rPr>
          <w:delText>调整</w:delText>
        </w:r>
      </w:del>
      <w:ins w:id="225" w:author="Yang Zhen SGH CDAY223" w:date="2026-01-15T16:09:00Z" w16du:dateUtc="2026-01-15T08:09:00Z">
        <w:r w:rsidR="00E06163">
          <w:rPr>
            <w:rFonts w:cstheme="minorBidi" w:hint="eastAsia"/>
            <w:sz w:val="22"/>
          </w:rPr>
          <w:t>增加</w:t>
        </w:r>
      </w:ins>
      <w:r w:rsidR="00E17718">
        <w:rPr>
          <w:rFonts w:cstheme="minorBidi" w:hint="eastAsia"/>
          <w:sz w:val="22"/>
        </w:rPr>
        <w:t>CST</w:t>
      </w:r>
      <w:r w:rsidR="00E17718">
        <w:rPr>
          <w:rFonts w:cstheme="minorBidi" w:hint="eastAsia"/>
          <w:sz w:val="22"/>
        </w:rPr>
        <w:t>的</w:t>
      </w:r>
      <w:ins w:id="226" w:author="Yang Zhen SGH CDAY223" w:date="2026-01-15T16:09:00Z" w16du:dateUtc="2026-01-15T08:09:00Z">
        <w:r w:rsidR="00E06163">
          <w:rPr>
            <w:rFonts w:cstheme="minorBidi" w:hint="eastAsia"/>
            <w:sz w:val="22"/>
          </w:rPr>
          <w:t>电制动</w:t>
        </w:r>
      </w:ins>
      <w:r>
        <w:rPr>
          <w:rFonts w:cstheme="minorBidi" w:hint="eastAsia"/>
          <w:sz w:val="22"/>
        </w:rPr>
        <w:t>请求值，保证车辆不出现闯动。</w:t>
      </w:r>
    </w:p>
    <w:p w14:paraId="2AD0F6D3" w14:textId="6F419A3F" w:rsidR="009E3A7B" w:rsidRDefault="00FF6374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commentRangeStart w:id="227"/>
      <w:commentRangeStart w:id="228"/>
      <w:commentRangeStart w:id="229"/>
      <w:r>
        <w:rPr>
          <w:rFonts w:cstheme="minorBidi" w:hint="eastAsia"/>
          <w:sz w:val="22"/>
        </w:rPr>
        <w:t>当</w:t>
      </w:r>
      <w:r>
        <w:rPr>
          <w:rFonts w:cstheme="minorBidi" w:hint="eastAsia"/>
          <w:sz w:val="22"/>
        </w:rPr>
        <w:t>VMC CST</w:t>
      </w:r>
      <w:r>
        <w:rPr>
          <w:rFonts w:cstheme="minorBidi" w:hint="eastAsia"/>
          <w:sz w:val="22"/>
        </w:rPr>
        <w:t>功能出于某些原因退出（“</w:t>
      </w:r>
      <w:proofErr w:type="spellStart"/>
      <w:r>
        <w:rPr>
          <w:rFonts w:cstheme="minorBidi" w:hint="eastAsia"/>
          <w:sz w:val="22"/>
        </w:rPr>
        <w:t>CST_Status</w:t>
      </w:r>
      <w:proofErr w:type="spellEnd"/>
      <w:r>
        <w:rPr>
          <w:rFonts w:cstheme="minorBidi" w:hint="eastAsia"/>
          <w:sz w:val="22"/>
        </w:rPr>
        <w:t>”</w:t>
      </w:r>
      <w:r>
        <w:rPr>
          <w:rFonts w:cstheme="minorBidi" w:hint="eastAsia"/>
          <w:sz w:val="22"/>
        </w:rPr>
        <w:t>=Standby/Off/Failure</w:t>
      </w:r>
      <w:r>
        <w:rPr>
          <w:rFonts w:cstheme="minorBidi" w:hint="eastAsia"/>
          <w:sz w:val="22"/>
        </w:rPr>
        <w:t>）</w:t>
      </w:r>
      <w:r>
        <w:rPr>
          <w:rFonts w:cstheme="minorBidi" w:hint="eastAsia"/>
          <w:sz w:val="22"/>
        </w:rPr>
        <w:t>, V</w:t>
      </w:r>
      <w:r w:rsidR="005C054A">
        <w:rPr>
          <w:rFonts w:cstheme="minorBidi" w:hint="eastAsia"/>
          <w:sz w:val="22"/>
        </w:rPr>
        <w:t>MC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功能需要将制动请求（</w:t>
      </w:r>
      <w:del w:id="230" w:author="Yang Zhen SGH CDAY223" w:date="2026-01-15T16:10:00Z" w16du:dateUtc="2026-01-15T08:10:00Z">
        <w:r w:rsidDel="00F777A2">
          <w:rPr>
            <w:rFonts w:cstheme="minorBidi" w:hint="eastAsia"/>
            <w:sz w:val="22"/>
          </w:rPr>
          <w:delText>制动</w:delText>
        </w:r>
        <w:r w:rsidDel="00F777A2">
          <w:rPr>
            <w:rFonts w:cstheme="minorBidi" w:hint="eastAsia"/>
            <w:sz w:val="22"/>
          </w:rPr>
          <w:delText>+</w:delText>
        </w:r>
      </w:del>
      <w:ins w:id="231" w:author="Yang Zhen SGH CDAY223" w:date="2026-01-15T16:10:00Z" w16du:dateUtc="2026-01-15T08:10:00Z">
        <w:r w:rsidR="00F777A2">
          <w:rPr>
            <w:rFonts w:cstheme="minorBidi" w:hint="eastAsia"/>
            <w:sz w:val="22"/>
          </w:rPr>
          <w:t>只有</w:t>
        </w:r>
      </w:ins>
      <w:r>
        <w:rPr>
          <w:rFonts w:cstheme="minorBidi" w:hint="eastAsia"/>
          <w:sz w:val="22"/>
        </w:rPr>
        <w:t>电制动）降为</w:t>
      </w:r>
      <w:del w:id="232" w:author="Yang Zhen SGH CDAY223" w:date="2026-01-15T16:10:00Z" w16du:dateUtc="2026-01-15T08:10:00Z">
        <w:r w:rsidDel="007636D3">
          <w:rPr>
            <w:rFonts w:cstheme="minorBidi" w:hint="eastAsia"/>
            <w:sz w:val="22"/>
          </w:rPr>
          <w:delText>0</w:delText>
        </w:r>
      </w:del>
      <w:ins w:id="233" w:author="Yang Zhen SGH CDAY223" w:date="2026-01-15T16:10:00Z" w16du:dateUtc="2026-01-15T08:10:00Z">
        <w:r w:rsidR="007636D3">
          <w:rPr>
            <w:rFonts w:cstheme="minorBidi" w:hint="eastAsia"/>
            <w:sz w:val="22"/>
          </w:rPr>
          <w:t>某个目标值（</w:t>
        </w:r>
      </w:ins>
      <w:ins w:id="234" w:author="Yang Zhen SGH CDAY223" w:date="2026-01-15T16:11:00Z" w16du:dateUtc="2026-01-15T08:11:00Z">
        <w:r w:rsidR="007636D3">
          <w:rPr>
            <w:rFonts w:cstheme="minorBidi" w:hint="eastAsia"/>
            <w:sz w:val="22"/>
          </w:rPr>
          <w:t>8kph</w:t>
        </w:r>
        <w:r w:rsidR="007636D3">
          <w:rPr>
            <w:rFonts w:cstheme="minorBidi" w:hint="eastAsia"/>
            <w:sz w:val="22"/>
          </w:rPr>
          <w:t>以上</w:t>
        </w:r>
        <w:r w:rsidR="003228E1">
          <w:rPr>
            <w:rFonts w:cstheme="minorBidi" w:hint="eastAsia"/>
            <w:sz w:val="22"/>
          </w:rPr>
          <w:t>=coasting torque</w:t>
        </w:r>
        <w:r w:rsidR="003228E1">
          <w:rPr>
            <w:rFonts w:cstheme="minorBidi" w:hint="eastAsia"/>
            <w:sz w:val="22"/>
          </w:rPr>
          <w:t>，</w:t>
        </w:r>
        <w:r w:rsidR="003228E1">
          <w:rPr>
            <w:rFonts w:cstheme="minorBidi" w:hint="eastAsia"/>
            <w:sz w:val="22"/>
          </w:rPr>
          <w:t xml:space="preserve"> 8kph</w:t>
        </w:r>
        <w:r w:rsidR="003228E1">
          <w:rPr>
            <w:rFonts w:cstheme="minorBidi" w:hint="eastAsia"/>
            <w:sz w:val="22"/>
          </w:rPr>
          <w:t>以下</w:t>
        </w:r>
        <w:r w:rsidR="003228E1">
          <w:rPr>
            <w:rFonts w:cstheme="minorBidi" w:hint="eastAsia"/>
            <w:sz w:val="22"/>
          </w:rPr>
          <w:t>=0</w:t>
        </w:r>
      </w:ins>
      <w:ins w:id="235" w:author="Yang Zhen SGH CDAY223" w:date="2026-01-15T16:10:00Z" w16du:dateUtc="2026-01-15T08:10:00Z">
        <w:r w:rsidR="007636D3">
          <w:rPr>
            <w:rFonts w:cstheme="minorBidi" w:hint="eastAsia"/>
            <w:sz w:val="22"/>
          </w:rPr>
          <w:t>）</w:t>
        </w:r>
      </w:ins>
      <w:r>
        <w:rPr>
          <w:rFonts w:cstheme="minorBidi" w:hint="eastAsia"/>
          <w:sz w:val="22"/>
        </w:rPr>
        <w:t>，制动执行器需要基于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退出时的</w:t>
      </w:r>
      <w:del w:id="236" w:author="Yang Zhen SGH CDAY223" w:date="2026-01-15T16:12:00Z" w16du:dateUtc="2026-01-15T08:12:00Z">
        <w:r w:rsidDel="0043588D">
          <w:rPr>
            <w:rFonts w:cstheme="minorBidi" w:hint="eastAsia"/>
            <w:sz w:val="22"/>
          </w:rPr>
          <w:delText>扭矩（制动</w:delText>
        </w:r>
        <w:r w:rsidDel="0043588D">
          <w:rPr>
            <w:rFonts w:cstheme="minorBidi" w:hint="eastAsia"/>
            <w:sz w:val="22"/>
          </w:rPr>
          <w:delText>+</w:delText>
        </w:r>
        <w:r w:rsidDel="0043588D">
          <w:rPr>
            <w:rFonts w:cstheme="minorBidi" w:hint="eastAsia"/>
            <w:sz w:val="22"/>
          </w:rPr>
          <w:delText>电制动）</w:delText>
        </w:r>
      </w:del>
      <w:ins w:id="237" w:author="Yang Zhen SGH CDAY223" w:date="2026-01-15T16:12:00Z" w16du:dateUtc="2026-01-15T08:12:00Z">
        <w:r w:rsidR="0043588D">
          <w:rPr>
            <w:rFonts w:cstheme="minorBidi" w:hint="eastAsia"/>
            <w:sz w:val="22"/>
          </w:rPr>
          <w:t>电</w:t>
        </w:r>
        <w:r w:rsidR="009C3EDC">
          <w:rPr>
            <w:rFonts w:cstheme="minorBidi" w:hint="eastAsia"/>
            <w:sz w:val="22"/>
          </w:rPr>
          <w:t>制动扭矩，</w:t>
        </w:r>
      </w:ins>
      <w:r>
        <w:rPr>
          <w:rFonts w:cstheme="minorBidi" w:hint="eastAsia"/>
          <w:sz w:val="22"/>
        </w:rPr>
        <w:t>调整制动功能的请求值，保证车辆不出现闯动。</w:t>
      </w:r>
      <w:commentRangeEnd w:id="227"/>
      <w:r w:rsidR="00B07DBB">
        <w:rPr>
          <w:rStyle w:val="affff4"/>
          <w:lang w:val="zh-CN"/>
        </w:rPr>
        <w:commentReference w:id="227"/>
      </w:r>
      <w:commentRangeEnd w:id="228"/>
      <w:r w:rsidR="005171BD">
        <w:rPr>
          <w:rStyle w:val="affff4"/>
          <w:lang w:val="zh-CN"/>
        </w:rPr>
        <w:commentReference w:id="228"/>
      </w:r>
      <w:commentRangeEnd w:id="229"/>
      <w:r w:rsidR="004A35AA">
        <w:rPr>
          <w:rStyle w:val="affff4"/>
          <w:lang w:val="zh-CN"/>
        </w:rPr>
        <w:commentReference w:id="229"/>
      </w:r>
      <w:ins w:id="238" w:author="Yang Zhen SGH CDAY223" w:date="2026-01-15T16:13:00Z" w16du:dateUtc="2026-01-15T08:13:00Z">
        <w:r w:rsidR="00121E07">
          <w:rPr>
            <w:rFonts w:cstheme="minorBidi" w:hint="eastAsia"/>
            <w:sz w:val="22"/>
          </w:rPr>
          <w:t>制动系统需要保证握手时的平顺性</w:t>
        </w:r>
      </w:ins>
    </w:p>
    <w:p w14:paraId="7E2E5E90" w14:textId="304CE3A9" w:rsidR="00B7673C" w:rsidRPr="00B7673C" w:rsidDel="00121E07" w:rsidRDefault="007357C1" w:rsidP="00B7673C">
      <w:pPr>
        <w:pStyle w:val="affff7"/>
        <w:widowControl/>
        <w:numPr>
          <w:ilvl w:val="1"/>
          <w:numId w:val="11"/>
        </w:numPr>
        <w:ind w:firstLineChars="0"/>
        <w:rPr>
          <w:del w:id="239" w:author="Yang Zhen SGH CDAY223" w:date="2026-01-15T16:13:00Z" w16du:dateUtc="2026-01-15T08:13:00Z"/>
          <w:rFonts w:cstheme="minorBidi"/>
          <w:sz w:val="22"/>
          <w:highlight w:val="yellow"/>
        </w:rPr>
      </w:pPr>
      <w:del w:id="240" w:author="Yang Zhen SGH CDAY223" w:date="2026-01-15T16:13:00Z" w16du:dateUtc="2026-01-15T08:13:00Z">
        <w:r w:rsidDel="00121E07">
          <w:rPr>
            <w:rFonts w:cstheme="minorBidi" w:hint="eastAsia"/>
            <w:sz w:val="22"/>
            <w:highlight w:val="yellow"/>
          </w:rPr>
          <w:delText>VMC</w:delText>
        </w:r>
        <w:r w:rsidR="00B7673C" w:rsidRPr="00B7673C" w:rsidDel="00121E07">
          <w:rPr>
            <w:rFonts w:cstheme="minorBidi" w:hint="eastAsia"/>
            <w:sz w:val="22"/>
            <w:highlight w:val="yellow"/>
          </w:rPr>
          <w:delText>考虑制动使用主缸压力接口</w:delText>
        </w:r>
        <w:r w:rsidR="00C27C20" w:rsidDel="00121E07">
          <w:rPr>
            <w:rFonts w:cstheme="minorBidi" w:hint="eastAsia"/>
            <w:sz w:val="22"/>
            <w:highlight w:val="yellow"/>
          </w:rPr>
          <w:delText xml:space="preserve"> </w:delText>
        </w:r>
        <w:r w:rsidR="00C27C20" w:rsidDel="00121E07">
          <w:rPr>
            <w:rFonts w:cstheme="minorBidi" w:hint="eastAsia"/>
            <w:sz w:val="22"/>
            <w:highlight w:val="yellow"/>
          </w:rPr>
          <w:delText>（</w:delText>
        </w:r>
        <w:r w:rsidR="00662AFE" w:rsidDel="00121E07">
          <w:rPr>
            <w:rFonts w:cstheme="minorBidi" w:hint="eastAsia"/>
            <w:sz w:val="22"/>
            <w:highlight w:val="yellow"/>
          </w:rPr>
          <w:delText>暂时使用四轮叠加扭矩，后续讨论主缸压力接口</w:delText>
        </w:r>
        <w:r w:rsidR="00C27C20" w:rsidDel="00121E07">
          <w:rPr>
            <w:rFonts w:cstheme="minorBidi" w:hint="eastAsia"/>
            <w:sz w:val="22"/>
            <w:highlight w:val="yellow"/>
          </w:rPr>
          <w:delText>）</w:delText>
        </w:r>
      </w:del>
    </w:p>
    <w:p w14:paraId="2D99B66C" w14:textId="29970AB1" w:rsidR="009E3A7B" w:rsidRDefault="00D0237E">
      <w:pPr>
        <w:pStyle w:val="affff7"/>
        <w:widowControl/>
        <w:numPr>
          <w:ilvl w:val="1"/>
          <w:numId w:val="11"/>
        </w:numPr>
        <w:ind w:firstLineChars="0"/>
        <w:rPr>
          <w:rFonts w:cstheme="minorBidi"/>
          <w:sz w:val="22"/>
        </w:rPr>
      </w:pPr>
      <w:bookmarkStart w:id="241" w:name="_Hlk219386352"/>
      <w:ins w:id="242" w:author="Yang Zhen SGH CDAY223" w:date="2026-01-15T16:13:00Z" w16du:dateUtc="2026-01-15T08:13:00Z">
        <w:r>
          <w:rPr>
            <w:rFonts w:cstheme="minorBidi" w:hint="eastAsia"/>
            <w:sz w:val="22"/>
          </w:rPr>
          <w:t>谁握手谁来保证控制平顺性的原则。</w:t>
        </w:r>
      </w:ins>
    </w:p>
    <w:bookmarkEnd w:id="241"/>
    <w:p w14:paraId="7CF828CB" w14:textId="0E04D572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sz w:val="22"/>
        </w:rPr>
      </w:pPr>
      <w:r>
        <w:rPr>
          <w:rFonts w:cstheme="minorBidi" w:hint="eastAsia"/>
          <w:b/>
          <w:bCs/>
          <w:sz w:val="22"/>
        </w:rPr>
        <w:t>主动悬架：</w:t>
      </w:r>
      <w:r>
        <w:rPr>
          <w:rFonts w:cstheme="minorBidi" w:hint="eastAsia"/>
          <w:b/>
          <w:bCs/>
          <w:sz w:val="22"/>
        </w:rPr>
        <w:t xml:space="preserve"> 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</w:t>
      </w:r>
      <w:proofErr w:type="gramStart"/>
      <w:r>
        <w:rPr>
          <w:rFonts w:cstheme="minorBidi" w:hint="eastAsia"/>
          <w:sz w:val="22"/>
        </w:rPr>
        <w:t>侧主动</w:t>
      </w:r>
      <w:proofErr w:type="gramEnd"/>
      <w:r>
        <w:rPr>
          <w:rFonts w:cstheme="minorBidi" w:hint="eastAsia"/>
          <w:sz w:val="22"/>
        </w:rPr>
        <w:t>悬架的阻尼，刚度。配合制动（</w:t>
      </w:r>
      <w:del w:id="243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制动</w:delText>
        </w:r>
        <w:r w:rsidDel="004A58A3">
          <w:rPr>
            <w:rFonts w:cstheme="minorBidi" w:hint="eastAsia"/>
            <w:sz w:val="22"/>
          </w:rPr>
          <w:delText>+</w:delText>
        </w:r>
      </w:del>
      <w:r>
        <w:rPr>
          <w:rFonts w:cstheme="minorBidi" w:hint="eastAsia"/>
          <w:sz w:val="22"/>
        </w:rPr>
        <w:t>电制动</w:t>
      </w:r>
      <w:del w:id="244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）控制，减少制动俯仰的影响。</w:t>
      </w:r>
      <w:r>
        <w:rPr>
          <w:rFonts w:cstheme="minorBidi" w:hint="eastAsia"/>
          <w:sz w:val="22"/>
        </w:rPr>
        <w:t xml:space="preserve"> CST 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5741F299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CDC</w:t>
      </w:r>
      <w:r>
        <w:rPr>
          <w:rFonts w:cstheme="minorBidi" w:hint="eastAsia"/>
          <w:b/>
          <w:bCs/>
          <w:sz w:val="22"/>
        </w:rPr>
        <w:t>：</w:t>
      </w:r>
    </w:p>
    <w:p w14:paraId="1804C55B" w14:textId="29322509" w:rsidR="009E3A7B" w:rsidRDefault="00FF6374">
      <w:pPr>
        <w:ind w:left="438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控四轮侧</w:t>
      </w:r>
      <w:r>
        <w:rPr>
          <w:rFonts w:cstheme="minorBidi" w:hint="eastAsia"/>
          <w:sz w:val="22"/>
        </w:rPr>
        <w:t>CDC</w:t>
      </w:r>
      <w:r>
        <w:rPr>
          <w:rFonts w:cstheme="minorBidi" w:hint="eastAsia"/>
          <w:sz w:val="22"/>
        </w:rPr>
        <w:t>的阻尼，刚度。配合制动（</w:t>
      </w:r>
      <w:del w:id="245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制动</w:delText>
        </w:r>
        <w:r w:rsidDel="004A58A3">
          <w:rPr>
            <w:rFonts w:cstheme="minorBidi" w:hint="eastAsia"/>
            <w:sz w:val="22"/>
          </w:rPr>
          <w:delText>+</w:delText>
        </w:r>
      </w:del>
      <w:r>
        <w:rPr>
          <w:rFonts w:cstheme="minorBidi" w:hint="eastAsia"/>
          <w:sz w:val="22"/>
        </w:rPr>
        <w:t>电制动</w:t>
      </w:r>
      <w:del w:id="246" w:author="Yang Zhen SGH CDAY223" w:date="2026-01-15T16:19:00Z" w16du:dateUtc="2026-01-15T08:19:00Z">
        <w:r w:rsidDel="004A58A3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0A13EB82" w14:textId="77777777" w:rsidR="009E3A7B" w:rsidRDefault="00FF6374">
      <w:pPr>
        <w:pStyle w:val="affff7"/>
        <w:widowControl/>
        <w:numPr>
          <w:ilvl w:val="0"/>
          <w:numId w:val="10"/>
        </w:numPr>
        <w:ind w:firstLineChars="0"/>
        <w:rPr>
          <w:rFonts w:cstheme="minorBidi"/>
          <w:b/>
          <w:bCs/>
          <w:sz w:val="22"/>
        </w:rPr>
      </w:pPr>
      <w:r>
        <w:rPr>
          <w:rFonts w:cstheme="minorBidi" w:hint="eastAsia"/>
          <w:b/>
          <w:bCs/>
          <w:sz w:val="22"/>
        </w:rPr>
        <w:t>空气弹簧：</w:t>
      </w:r>
    </w:p>
    <w:p w14:paraId="393E9D96" w14:textId="5769453F" w:rsidR="009E3A7B" w:rsidRDefault="00FF6374">
      <w:pPr>
        <w:ind w:leftChars="200" w:left="420" w:firstLineChars="0" w:firstLine="0"/>
        <w:rPr>
          <w:rFonts w:cstheme="minorBidi"/>
          <w:sz w:val="22"/>
        </w:rPr>
      </w:pPr>
      <w:r>
        <w:rPr>
          <w:rFonts w:cstheme="minorBidi" w:hint="eastAsia"/>
          <w:sz w:val="22"/>
        </w:rPr>
        <w:t>VMC</w:t>
      </w:r>
      <w:proofErr w:type="gramStart"/>
      <w:r>
        <w:rPr>
          <w:rFonts w:cstheme="minorBidi" w:hint="eastAsia"/>
          <w:sz w:val="22"/>
        </w:rPr>
        <w:t>控制空簧的</w:t>
      </w:r>
      <w:proofErr w:type="gramEnd"/>
      <w:r>
        <w:rPr>
          <w:rFonts w:cstheme="minorBidi" w:hint="eastAsia"/>
          <w:sz w:val="22"/>
        </w:rPr>
        <w:t>刚度（暂不</w:t>
      </w:r>
      <w:del w:id="247" w:author="Yang Zhen SGH CDAY223" w:date="2026-01-15T16:23:00Z" w16du:dateUtc="2026-01-15T08:23:00Z">
        <w:r w:rsidDel="00846686">
          <w:rPr>
            <w:rFonts w:cstheme="minorBidi" w:hint="eastAsia"/>
            <w:sz w:val="22"/>
          </w:rPr>
          <w:delText>实现</w:delText>
        </w:r>
      </w:del>
      <w:ins w:id="248" w:author="Yang Zhen SGH CDAY223" w:date="2026-01-15T16:23:00Z" w16du:dateUtc="2026-01-15T08:23:00Z">
        <w:r w:rsidR="00846686">
          <w:rPr>
            <w:rFonts w:cstheme="minorBidi" w:hint="eastAsia"/>
            <w:sz w:val="22"/>
          </w:rPr>
          <w:t>支持</w:t>
        </w:r>
      </w:ins>
      <w:r>
        <w:rPr>
          <w:rFonts w:cstheme="minorBidi" w:hint="eastAsia"/>
          <w:sz w:val="22"/>
        </w:rPr>
        <w:t>单轮</w:t>
      </w:r>
      <w:proofErr w:type="gramStart"/>
      <w:r>
        <w:rPr>
          <w:rFonts w:cstheme="minorBidi" w:hint="eastAsia"/>
          <w:sz w:val="22"/>
        </w:rPr>
        <w:t>侧独立</w:t>
      </w:r>
      <w:proofErr w:type="gramEnd"/>
      <w:r>
        <w:rPr>
          <w:rFonts w:cstheme="minorBidi" w:hint="eastAsia"/>
          <w:sz w:val="22"/>
        </w:rPr>
        <w:t>控制</w:t>
      </w:r>
      <w:ins w:id="249" w:author="Yang Zhen SGH CDAY223" w:date="2026-01-15T16:23:00Z" w16du:dateUtc="2026-01-15T08:23:00Z">
        <w:r w:rsidR="002F15B6">
          <w:rPr>
            <w:rFonts w:cstheme="minorBidi" w:hint="eastAsia"/>
            <w:sz w:val="22"/>
          </w:rPr>
          <w:t>，只能控制整体</w:t>
        </w:r>
      </w:ins>
      <w:ins w:id="250" w:author="Yang Zhen SGH CDAY223" w:date="2026-01-15T16:24:00Z" w16du:dateUtc="2026-01-15T08:24:00Z">
        <w:r w:rsidR="002F15B6">
          <w:rPr>
            <w:rFonts w:cstheme="minorBidi" w:hint="eastAsia"/>
            <w:sz w:val="22"/>
          </w:rPr>
          <w:t>刚度</w:t>
        </w:r>
      </w:ins>
      <w:r>
        <w:rPr>
          <w:rFonts w:cstheme="minorBidi" w:hint="eastAsia"/>
          <w:sz w:val="22"/>
        </w:rPr>
        <w:t>）。配合制动（</w:t>
      </w:r>
      <w:del w:id="251" w:author="Yang Zhen SGH CDAY223" w:date="2026-01-15T16:21:00Z" w16du:dateUtc="2026-01-15T08:21:00Z">
        <w:r w:rsidDel="00571B72">
          <w:rPr>
            <w:rFonts w:cstheme="minorBidi" w:hint="eastAsia"/>
            <w:sz w:val="22"/>
          </w:rPr>
          <w:delText>制动</w:delText>
        </w:r>
        <w:r w:rsidDel="00571B72">
          <w:rPr>
            <w:rFonts w:cstheme="minorBidi" w:hint="eastAsia"/>
            <w:sz w:val="22"/>
          </w:rPr>
          <w:delText>+</w:delText>
        </w:r>
      </w:del>
      <w:r>
        <w:rPr>
          <w:rFonts w:cstheme="minorBidi" w:hint="eastAsia"/>
          <w:sz w:val="22"/>
        </w:rPr>
        <w:t>电制动</w:t>
      </w:r>
      <w:del w:id="252" w:author="Yang Zhen SGH CDAY223" w:date="2026-01-15T16:21:00Z" w16du:dateUtc="2026-01-15T08:21:00Z">
        <w:r w:rsidDel="00571B72">
          <w:rPr>
            <w:rFonts w:cstheme="minorBidi" w:hint="eastAsia"/>
            <w:sz w:val="22"/>
          </w:rPr>
          <w:delText>可选</w:delText>
        </w:r>
      </w:del>
      <w:r>
        <w:rPr>
          <w:rFonts w:cstheme="minorBidi" w:hint="eastAsia"/>
          <w:sz w:val="22"/>
        </w:rPr>
        <w:t>）控制，减少制动俯仰的影响。</w:t>
      </w:r>
      <w:r>
        <w:rPr>
          <w:rFonts w:cstheme="minorBidi" w:hint="eastAsia"/>
          <w:sz w:val="22"/>
        </w:rPr>
        <w:t xml:space="preserve"> CST</w:t>
      </w:r>
      <w:r>
        <w:rPr>
          <w:rFonts w:cstheme="minorBidi" w:hint="eastAsia"/>
          <w:sz w:val="22"/>
        </w:rPr>
        <w:t>功能激活期间，</w:t>
      </w:r>
      <w:r>
        <w:rPr>
          <w:rFonts w:cstheme="minorBidi" w:hint="eastAsia"/>
          <w:sz w:val="22"/>
        </w:rPr>
        <w:t>VMC</w:t>
      </w:r>
      <w:r>
        <w:rPr>
          <w:rFonts w:cstheme="minorBidi" w:hint="eastAsia"/>
          <w:sz w:val="22"/>
        </w:rPr>
        <w:t>拥有控制最高优先级。</w:t>
      </w:r>
    </w:p>
    <w:p w14:paraId="323068A6" w14:textId="77777777" w:rsidR="009E3A7B" w:rsidRDefault="009E3A7B">
      <w:pPr>
        <w:ind w:left="438" w:firstLineChars="0" w:firstLine="0"/>
        <w:rPr>
          <w:rFonts w:cstheme="minorBidi"/>
          <w:kern w:val="0"/>
          <w:sz w:val="22"/>
        </w:rPr>
      </w:pPr>
    </w:p>
    <w:p w14:paraId="062B6407" w14:textId="77777777" w:rsidR="009E3A7B" w:rsidRDefault="009E3A7B">
      <w:pPr>
        <w:ind w:firstLine="420"/>
      </w:pPr>
    </w:p>
    <w:p w14:paraId="49A90B1A" w14:textId="77777777" w:rsidR="009E3A7B" w:rsidRDefault="00FF6374">
      <w:pPr>
        <w:pStyle w:val="2"/>
        <w:rPr>
          <w:lang w:val="en-US"/>
        </w:rPr>
      </w:pPr>
      <w:bookmarkStart w:id="253" w:name="_Toc207715813"/>
      <w:r>
        <w:rPr>
          <w:rFonts w:hint="eastAsia"/>
          <w:lang w:val="en-US"/>
        </w:rPr>
        <w:t>功能状态机</w:t>
      </w:r>
      <w:bookmarkEnd w:id="253"/>
    </w:p>
    <w:p w14:paraId="751BC4E0" w14:textId="77777777" w:rsidR="009E3A7B" w:rsidRDefault="00FF6374">
      <w:pPr>
        <w:ind w:firstLine="420"/>
      </w:pPr>
      <w:r>
        <w:rPr>
          <w:rFonts w:hint="eastAsia"/>
        </w:rPr>
        <w:t>参考</w:t>
      </w:r>
      <w:r>
        <w:rPr>
          <w:rFonts w:hint="eastAsia"/>
        </w:rPr>
        <w:t>5.1.1</w:t>
      </w:r>
      <w:r>
        <w:rPr>
          <w:rFonts w:hint="eastAsia"/>
        </w:rPr>
        <w:t>功能激活和退出逻辑</w:t>
      </w:r>
    </w:p>
    <w:p w14:paraId="455CBCD0" w14:textId="77777777" w:rsidR="009E3A7B" w:rsidRDefault="00FF6374">
      <w:pPr>
        <w:pStyle w:val="2"/>
      </w:pPr>
      <w:bookmarkStart w:id="254" w:name="_Toc207715814"/>
      <w:r>
        <w:rPr>
          <w:rFonts w:hint="eastAsia"/>
        </w:rPr>
        <w:t>功能接口描述</w:t>
      </w:r>
      <w:bookmarkEnd w:id="254"/>
    </w:p>
    <w:p w14:paraId="11C43FB9" w14:textId="77777777" w:rsidR="009E3A7B" w:rsidRDefault="00FF6374">
      <w:pPr>
        <w:pStyle w:val="3"/>
      </w:pPr>
      <w:bookmarkStart w:id="255" w:name="_Toc207715815"/>
      <w:r>
        <w:rPr>
          <w:rFonts w:hint="eastAsia"/>
        </w:rPr>
        <w:t>总线信号</w:t>
      </w:r>
      <w:bookmarkEnd w:id="255"/>
    </w:p>
    <w:p w14:paraId="30CD4C9D" w14:textId="77777777" w:rsidR="009E3A7B" w:rsidRDefault="00FF6374">
      <w:pPr>
        <w:numPr>
          <w:ilvl w:val="0"/>
          <w:numId w:val="12"/>
        </w:numPr>
        <w:ind w:firstLineChars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如下是</w:t>
      </w:r>
      <w:r>
        <w:rPr>
          <w:rFonts w:ascii="Arial" w:eastAsiaTheme="minorEastAsia" w:hAnsi="Arial" w:cs="Arial" w:hint="eastAsia"/>
        </w:rPr>
        <w:t>CST 2.0</w:t>
      </w:r>
      <w:r>
        <w:rPr>
          <w:rFonts w:ascii="Arial" w:eastAsiaTheme="minorEastAsia" w:hAnsi="Arial" w:cs="Arial" w:hint="eastAsia"/>
        </w:rPr>
        <w:t>功能</w:t>
      </w:r>
      <w:r>
        <w:rPr>
          <w:rFonts w:ascii="Arial" w:eastAsiaTheme="minorEastAsia" w:hAnsi="Arial" w:cs="Arial"/>
        </w:rPr>
        <w:t>关键</w:t>
      </w:r>
      <w:r>
        <w:rPr>
          <w:rFonts w:ascii="Arial" w:eastAsiaTheme="minorEastAsia" w:hAnsi="Arial" w:cs="Arial" w:hint="eastAsia"/>
        </w:rPr>
        <w:t>的</w:t>
      </w:r>
      <w:r>
        <w:rPr>
          <w:rFonts w:ascii="Arial" w:eastAsiaTheme="minorEastAsia" w:hAnsi="Arial" w:cs="Arial"/>
        </w:rPr>
        <w:t>输入输出接口，如需完整的信号列表，请参考最新的</w:t>
      </w:r>
      <w:r>
        <w:rPr>
          <w:rFonts w:ascii="Arial" w:eastAsiaTheme="minorEastAsia" w:hAnsi="Arial" w:cs="Arial"/>
        </w:rPr>
        <w:t xml:space="preserve"> CAN</w:t>
      </w:r>
      <w:r>
        <w:rPr>
          <w:rFonts w:ascii="Arial" w:eastAsiaTheme="minorEastAsia" w:hAnsi="Arial" w:cs="Arial" w:hint="eastAsia"/>
        </w:rPr>
        <w:t xml:space="preserve"> </w:t>
      </w:r>
      <w:r>
        <w:rPr>
          <w:rFonts w:ascii="Arial" w:eastAsiaTheme="minorEastAsia" w:hAnsi="Arial" w:cs="Arial"/>
        </w:rPr>
        <w:t xml:space="preserve">matrix </w:t>
      </w:r>
      <w:r>
        <w:rPr>
          <w:rFonts w:ascii="Arial" w:eastAsiaTheme="minorEastAsia" w:hAnsi="Arial" w:cs="Arial"/>
        </w:rPr>
        <w:t>信号矩阵表。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603"/>
        <w:gridCol w:w="744"/>
        <w:gridCol w:w="2246"/>
        <w:gridCol w:w="1674"/>
        <w:gridCol w:w="522"/>
        <w:gridCol w:w="522"/>
        <w:gridCol w:w="522"/>
        <w:gridCol w:w="2240"/>
      </w:tblGrid>
      <w:tr w:rsidR="009E3A7B" w14:paraId="603F9584" w14:textId="77777777">
        <w:trPr>
          <w:trHeight w:val="239"/>
        </w:trPr>
        <w:tc>
          <w:tcPr>
            <w:tcW w:w="426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00E38C" w14:textId="77777777" w:rsidR="009E3A7B" w:rsidRDefault="00FF6374">
            <w:pPr>
              <w:ind w:leftChars="-53" w:left="1" w:hangingChars="62" w:hanging="112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发送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265AC2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接收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74A9B5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ID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89F478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信号名称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18766B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Arial" w:eastAsiaTheme="minorEastAsia" w:hAnsi="Arial" w:cs="Arial"/>
                <w:b/>
                <w:color w:val="000000" w:themeColor="text1"/>
                <w:sz w:val="18"/>
                <w:szCs w:val="18"/>
              </w:rPr>
              <w:t>信号值描述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7CA3E4" w14:textId="77777777" w:rsidR="009E3A7B" w:rsidRDefault="00FF6374">
            <w:pPr>
              <w:ind w:leftChars="-18" w:left="-2" w:hangingChars="20" w:hanging="36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起始字节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A8561F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起始位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EFC9324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信号长度</w:t>
            </w: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AA5A88B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b/>
                <w:color w:val="0000FF"/>
                <w:sz w:val="18"/>
                <w:szCs w:val="18"/>
              </w:rPr>
            </w:pPr>
            <w:r>
              <w:rPr>
                <w:rFonts w:ascii="Arial" w:eastAsiaTheme="minorEastAsia" w:hAnsi="Arial" w:cs="Arial" w:hint="eastAsia"/>
                <w:b/>
                <w:color w:val="0000FF"/>
                <w:sz w:val="18"/>
                <w:szCs w:val="18"/>
              </w:rPr>
              <w:t>转换公式</w:t>
            </w:r>
          </w:p>
        </w:tc>
      </w:tr>
      <w:tr w:rsidR="009E3A7B" w14:paraId="1F649B3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257CB90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29084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A2FC27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544605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CSTSwt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B31C9C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开关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5951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46D4E9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06CF2B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8139E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0x0: Not press</w:t>
            </w:r>
          </w:p>
          <w:p w14:paraId="11059CF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Press</w:t>
            </w:r>
          </w:p>
        </w:tc>
      </w:tr>
      <w:tr w:rsidR="009E3A7B" w14:paraId="13A17A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1A31F69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F8F33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HMI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E97200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6B49C57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CST_Status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DE6961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CST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功能反馈状态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D9BC9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1CE36E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F1DF1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2E95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 xml:space="preserve">0x0: CST is </w:t>
            </w:r>
            <w:r>
              <w:rPr>
                <w:rFonts w:ascii="Arial" w:eastAsiaTheme="minorEastAsia" w:hAnsi="Arial" w:cs="Arial" w:hint="eastAsia"/>
                <w:color w:val="0000FF"/>
                <w:sz w:val="16"/>
                <w:szCs w:val="16"/>
              </w:rPr>
              <w:t>Off</w:t>
            </w:r>
          </w:p>
          <w:p w14:paraId="484DB52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0x1: CST is Standby</w:t>
            </w:r>
          </w:p>
          <w:p w14:paraId="682B3BC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0x2: CST is Active</w:t>
            </w:r>
          </w:p>
          <w:p w14:paraId="5DA164B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0x3: CST is Failure</w:t>
            </w:r>
          </w:p>
        </w:tc>
      </w:tr>
      <w:tr w:rsidR="009E3A7B" w14:paraId="7E438E08" w14:textId="77777777">
        <w:tc>
          <w:tcPr>
            <w:tcW w:w="426" w:type="pct"/>
            <w:tcBorders>
              <w:right w:val="single" w:sz="4" w:space="0" w:color="auto"/>
            </w:tcBorders>
          </w:tcPr>
          <w:p w14:paraId="34D32534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commentRangeStart w:id="256"/>
            <w:commentRangeStart w:id="257"/>
            <w:commentRangeStart w:id="258"/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</w:tcPr>
          <w:p w14:paraId="2346FA6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50047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</w:tcPr>
          <w:p w14:paraId="26CFB1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DiffLockCtrlSts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08DD663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差速锁控制模式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A837AF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06D024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0FD1F22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9A01DC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$0=Open</w:t>
            </w:r>
            <w:r>
              <w:rPr>
                <w:rFonts w:hint="eastAsia"/>
                <w:sz w:val="16"/>
                <w:szCs w:val="16"/>
              </w:rPr>
              <w:t>（断开）</w:t>
            </w:r>
          </w:p>
          <w:p w14:paraId="0EA492D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$1=Hold</w:t>
            </w:r>
            <w:r>
              <w:rPr>
                <w:rFonts w:hint="eastAsia"/>
                <w:sz w:val="16"/>
                <w:szCs w:val="16"/>
              </w:rPr>
              <w:t>（闭合）</w:t>
            </w:r>
          </w:p>
          <w:p w14:paraId="5AA16F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$2=Fault</w:t>
            </w:r>
            <w:r>
              <w:rPr>
                <w:rFonts w:hint="eastAsia"/>
                <w:sz w:val="16"/>
                <w:szCs w:val="16"/>
              </w:rPr>
              <w:t>（故障）</w:t>
            </w:r>
            <w:commentRangeEnd w:id="256"/>
            <w:r w:rsidR="00C46236">
              <w:rPr>
                <w:rStyle w:val="affff4"/>
                <w:lang w:val="zh-CN"/>
              </w:rPr>
              <w:commentReference w:id="256"/>
            </w:r>
            <w:r w:rsidR="005171BD">
              <w:rPr>
                <w:rStyle w:val="affff4"/>
                <w:lang w:val="zh-CN"/>
              </w:rPr>
              <w:commentReference w:id="257"/>
            </w:r>
            <w:r w:rsidR="0060776D">
              <w:rPr>
                <w:rStyle w:val="affff4"/>
                <w:lang w:val="zh-CN"/>
              </w:rPr>
              <w:commentReference w:id="258"/>
            </w:r>
          </w:p>
        </w:tc>
      </w:tr>
      <w:commentRangeEnd w:id="257"/>
      <w:commentRangeEnd w:id="258"/>
      <w:tr w:rsidR="009E3A7B" w14:paraId="46827D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ACCB5C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002450B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721F6872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0X17D</w:t>
            </w: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F6E49F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VehSpdAvgDrvn_ABS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FAD7769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AD43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C3BBFA9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B347808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DA93D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color w:val="0000FF"/>
                <w:sz w:val="16"/>
                <w:szCs w:val="16"/>
              </w:rPr>
              <w:t>E=N*0.015625</w:t>
            </w:r>
          </w:p>
        </w:tc>
      </w:tr>
      <w:tr w:rsidR="009E3A7B" w14:paraId="137DEEF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70DBB48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SBW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4D67780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B321C6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D236C38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StrWhAng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2FB582A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方向盘角度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297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D646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21A77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E068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sz w:val="16"/>
                <w:szCs w:val="16"/>
              </w:rPr>
              <w:t>E=N*0.0625</w:t>
            </w:r>
          </w:p>
        </w:tc>
      </w:tr>
      <w:tr w:rsidR="009E3A7B" w14:paraId="4169DEA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14660B6" w14:textId="0F510479" w:rsidR="009E3A7B" w:rsidRDefault="00F15CA8">
            <w:pPr>
              <w:spacing w:line="240" w:lineRule="atLeast"/>
              <w:ind w:leftChars="-53" w:left="-12" w:hangingChars="62" w:hanging="99"/>
              <w:rPr>
                <w:sz w:val="16"/>
                <w:szCs w:val="16"/>
              </w:rPr>
            </w:pPr>
            <w:ins w:id="259" w:author="Yang Zhen SGH CDAY223" w:date="2026-01-15T16:27:00Z" w16du:dateUtc="2026-01-15T08:27:00Z">
              <w:r>
                <w:rPr>
                  <w:rFonts w:hint="eastAsia"/>
                  <w:sz w:val="16"/>
                  <w:szCs w:val="16"/>
                </w:rPr>
                <w:t>IMU</w:t>
              </w:r>
            </w:ins>
            <w:del w:id="260" w:author="Yang Zhen SGH CDAY223" w:date="2026-01-15T16:27:00Z" w16du:dateUtc="2026-01-15T08:27:00Z">
              <w:r w:rsidR="00FF6374" w:rsidDel="00F15CA8">
                <w:rPr>
                  <w:rFonts w:ascii="Arial" w:eastAsiaTheme="minorEastAsia" w:hAnsi="Arial" w:cs="Arial" w:hint="eastAsia"/>
                  <w:sz w:val="16"/>
                  <w:szCs w:val="16"/>
                </w:rPr>
                <w:delText>SDM</w:delText>
              </w:r>
            </w:del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3F9092C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3E1BBC4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5ED45C9" w14:textId="739DDD80" w:rsidR="009E3A7B" w:rsidRDefault="0000111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ins w:id="261" w:author="Yang Zhen SGH CDAY223" w:date="2026-01-15T16:25:00Z" w16du:dateUtc="2026-01-15T08:25:00Z">
              <w:r w:rsidRPr="00001114">
                <w:rPr>
                  <w:rFonts w:ascii="Arial" w:eastAsiaTheme="minorEastAsia" w:hAnsi="Arial" w:cs="Arial"/>
                  <w:sz w:val="16"/>
                  <w:szCs w:val="16"/>
                </w:rPr>
                <w:t>ADASLongAcc</w:t>
              </w:r>
            </w:ins>
            <w:proofErr w:type="spellEnd"/>
            <w:del w:id="262" w:author="Yang Zhen SGH CDAY223" w:date="2026-01-15T16:25:00Z" w16du:dateUtc="2026-01-15T08:25:00Z">
              <w:r w:rsidR="00FF6374" w:rsidDel="00001114">
                <w:rPr>
                  <w:rFonts w:ascii="Arial" w:eastAsiaTheme="minorEastAsia" w:hAnsi="Arial" w:cs="Arial"/>
                  <w:sz w:val="16"/>
                  <w:szCs w:val="16"/>
                </w:rPr>
                <w:delText>VSELongAcc_1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A9B2C53" w14:textId="77777777" w:rsidR="009E3A7B" w:rsidRDefault="00FF6374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纵向加速度信号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0531B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D80FC50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85C6A2C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1DD0C" w14:textId="77777777" w:rsidR="009E3A7B" w:rsidRDefault="009E3A7B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</w:p>
        </w:tc>
      </w:tr>
      <w:tr w:rsidR="009E3A7B" w14:paraId="29C78B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8F05C8" w14:textId="68243A50" w:rsidR="009E3A7B" w:rsidRDefault="00F15CA8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ins w:id="263" w:author="Yang Zhen SGH CDAY223" w:date="2026-01-15T16:27:00Z" w16du:dateUtc="2026-01-15T08:27:00Z">
              <w:r>
                <w:rPr>
                  <w:rFonts w:hint="eastAsia"/>
                  <w:sz w:val="16"/>
                  <w:szCs w:val="16"/>
                </w:rPr>
                <w:t>IMU</w:t>
              </w:r>
            </w:ins>
            <w:del w:id="264" w:author="Yang Zhen SGH CDAY223" w:date="2026-01-15T16:27:00Z" w16du:dateUtc="2026-01-15T08:27:00Z">
              <w:r w:rsidR="00FF6374" w:rsidDel="00F15CA8">
                <w:rPr>
                  <w:rFonts w:ascii="Arial" w:eastAsiaTheme="minorEastAsia" w:hAnsi="Arial" w:cs="Arial" w:hint="eastAsia"/>
                  <w:sz w:val="16"/>
                  <w:szCs w:val="16"/>
                </w:rPr>
                <w:delText>SDM</w:delText>
              </w:r>
            </w:del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ADD991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24682C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142FCA" w14:textId="48680B5B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265" w:author="Yang Zhen SGH CDAY223" w:date="2026-01-15T16:25:00Z" w16du:dateUtc="2026-01-15T08:25:00Z">
              <w:r w:rsidRPr="004B4B77">
                <w:rPr>
                  <w:rFonts w:ascii="Arial" w:eastAsiaTheme="minorEastAsia" w:hAnsi="Arial" w:cs="Arial"/>
                  <w:sz w:val="16"/>
                  <w:szCs w:val="16"/>
                </w:rPr>
                <w:t>ADASLongAccV</w:t>
              </w:r>
            </w:ins>
            <w:proofErr w:type="spellEnd"/>
            <w:del w:id="266" w:author="Yang Zhen SGH CDAY223" w:date="2026-01-15T16:25:00Z" w16du:dateUtc="2026-01-15T08:25:00Z">
              <w:r w:rsidR="00FF6374" w:rsidDel="004B4B77">
                <w:rPr>
                  <w:rFonts w:ascii="Arial" w:eastAsiaTheme="minorEastAsia" w:hAnsi="Arial" w:cs="Arial"/>
                  <w:sz w:val="16"/>
                  <w:szCs w:val="16"/>
                </w:rPr>
                <w:delText>VSELongAccV_1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F7A18E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纵向加速度有效性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19F217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069419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105DA2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8FE384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$0=Valid（有效）</w:t>
            </w:r>
          </w:p>
          <w:p w14:paraId="6317F965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color w:val="0000FF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$1=Invalid（无效）</w:t>
            </w:r>
          </w:p>
        </w:tc>
      </w:tr>
      <w:tr w:rsidR="009E3A7B" w14:paraId="3AC1F1C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7439312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6E0A9C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699B9D1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27A7B24" w14:textId="2F1A7A64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267" w:author="Yang Zhen SGH CDAY223" w:date="2026-01-15T16:26:00Z" w16du:dateUtc="2026-01-15T08:26:00Z">
              <w:r w:rsidRPr="004B4B77">
                <w:rPr>
                  <w:sz w:val="16"/>
                  <w:szCs w:val="16"/>
                </w:rPr>
                <w:t>ADASLatAccel</w:t>
              </w:r>
            </w:ins>
            <w:proofErr w:type="spellEnd"/>
            <w:del w:id="268" w:author="Yang Zhen SGH CDAY223" w:date="2026-01-15T16:26:00Z" w16du:dateUtc="2026-01-15T08:26:00Z">
              <w:r w:rsidR="00FF6374" w:rsidDel="004B4B77">
                <w:rPr>
                  <w:sz w:val="16"/>
                  <w:szCs w:val="16"/>
                </w:rPr>
                <w:delText>VSELatAcc_1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FD2E3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8D446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486CD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44C9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B7987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E=N * 0.015625</w:t>
            </w:r>
          </w:p>
        </w:tc>
      </w:tr>
      <w:tr w:rsidR="009E3A7B" w14:paraId="66AFBF4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45E6B" w14:textId="77777777" w:rsidR="009E3A7B" w:rsidRDefault="00FF6374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IMU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86F886" w14:textId="77777777" w:rsidR="009E3A7B" w:rsidRDefault="00FF6374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F91BBA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1A96964" w14:textId="760435D5" w:rsidR="009E3A7B" w:rsidRDefault="004B4B77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269" w:author="Yang Zhen SGH CDAY223" w:date="2026-01-15T16:26:00Z" w16du:dateUtc="2026-01-15T08:26:00Z">
              <w:r w:rsidRPr="004B4B77">
                <w:rPr>
                  <w:sz w:val="16"/>
                  <w:szCs w:val="16"/>
                </w:rPr>
                <w:t>ADASLatAccelV</w:t>
              </w:r>
            </w:ins>
            <w:proofErr w:type="spellEnd"/>
            <w:del w:id="270" w:author="Yang Zhen SGH CDAY223" w:date="2026-01-15T16:26:00Z" w16du:dateUtc="2026-01-15T08:26:00Z">
              <w:r w:rsidR="00FF6374" w:rsidDel="004B4B77">
                <w:rPr>
                  <w:sz w:val="16"/>
                  <w:szCs w:val="16"/>
                </w:rPr>
                <w:delText>VSELatAccV_1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B3CEB5B" w14:textId="77777777" w:rsidR="009E3A7B" w:rsidRDefault="00FF6374">
            <w:pPr>
              <w:spacing w:line="240" w:lineRule="atLeast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车辆横向加速度有效性</w:t>
            </w:r>
            <w:r>
              <w:rPr>
                <w:rFonts w:hint="eastAsia"/>
                <w:sz w:val="16"/>
                <w:szCs w:val="16"/>
              </w:rPr>
              <w:t>_1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DED94" w14:textId="77777777" w:rsidR="009E3A7B" w:rsidRDefault="009E3A7B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039B5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2A0CE" w14:textId="77777777" w:rsidR="009E3A7B" w:rsidRDefault="009E3A7B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FE6B0" w14:textId="77777777" w:rsidR="009E3A7B" w:rsidRDefault="00FF6374">
            <w:pPr>
              <w:ind w:firstLineChars="0" w:firstLine="0"/>
              <w:outlineLvl w:val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$0=Valid</w:t>
            </w:r>
            <w:r>
              <w:rPr>
                <w:rFonts w:hint="eastAsia"/>
                <w:sz w:val="16"/>
                <w:szCs w:val="16"/>
              </w:rPr>
              <w:t>（有效）</w:t>
            </w:r>
          </w:p>
          <w:p w14:paraId="1FC1BE56" w14:textId="77777777" w:rsidR="009E3A7B" w:rsidRDefault="00FF6374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$1=Invalid</w:t>
            </w:r>
            <w:r>
              <w:rPr>
                <w:rFonts w:hint="eastAsia"/>
                <w:sz w:val="16"/>
                <w:szCs w:val="16"/>
              </w:rPr>
              <w:t>（无效）</w:t>
            </w:r>
          </w:p>
        </w:tc>
      </w:tr>
      <w:tr w:rsidR="00F15CA8" w14:paraId="3341226E" w14:textId="77777777">
        <w:trPr>
          <w:ins w:id="271" w:author="Yang Zhen SGH CDAY223" w:date="2026-01-15T16:26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DA47E9" w14:textId="572198E2" w:rsidR="00F15CA8" w:rsidRDefault="00F15CA8" w:rsidP="00F15CA8">
            <w:pPr>
              <w:spacing w:line="240" w:lineRule="atLeast"/>
              <w:ind w:leftChars="-53" w:left="-12" w:hangingChars="62" w:hanging="99"/>
              <w:rPr>
                <w:ins w:id="272" w:author="Yang Zhen SGH CDAY223" w:date="2026-01-15T16:26:00Z" w16du:dateUtc="2026-01-15T08:26:00Z"/>
                <w:sz w:val="16"/>
                <w:szCs w:val="16"/>
              </w:rPr>
            </w:pPr>
            <w:ins w:id="273" w:author="Yang Zhen SGH CDAY223" w:date="2026-01-15T16:28:00Z" w16du:dateUtc="2026-01-15T08:28:00Z">
              <w:r>
                <w:rPr>
                  <w:rFonts w:hint="eastAsia"/>
                  <w:sz w:val="16"/>
                  <w:szCs w:val="16"/>
                </w:rPr>
                <w:t>IMU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6056260" w14:textId="3EF2F676" w:rsidR="00F15CA8" w:rsidRDefault="00F15CA8" w:rsidP="00F15CA8">
            <w:pPr>
              <w:spacing w:line="240" w:lineRule="atLeast"/>
              <w:ind w:firstLineChars="0" w:firstLine="0"/>
              <w:rPr>
                <w:ins w:id="274" w:author="Yang Zhen SGH CDAY223" w:date="2026-01-15T16:26:00Z" w16du:dateUtc="2026-01-15T08:26:00Z"/>
                <w:sz w:val="16"/>
                <w:szCs w:val="16"/>
              </w:rPr>
            </w:pPr>
            <w:ins w:id="275" w:author="Yang Zhen SGH CDAY223" w:date="2026-01-15T16:28:00Z" w16du:dateUtc="2026-01-15T08:28:00Z">
              <w:r>
                <w:rPr>
                  <w:rFonts w:hint="eastAsia"/>
                  <w:sz w:val="16"/>
                  <w:szCs w:val="16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9BE792" w14:textId="77777777" w:rsidR="00F15CA8" w:rsidRDefault="00F15CA8" w:rsidP="00F15CA8">
            <w:pPr>
              <w:spacing w:line="240" w:lineRule="atLeast"/>
              <w:ind w:firstLineChars="0" w:firstLine="0"/>
              <w:rPr>
                <w:ins w:id="276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30FBF0E" w14:textId="14C981DE" w:rsidR="00F15CA8" w:rsidRPr="004B4B77" w:rsidRDefault="00F15CA8" w:rsidP="00F15CA8">
            <w:pPr>
              <w:spacing w:line="240" w:lineRule="atLeast"/>
              <w:ind w:firstLineChars="0" w:firstLine="0"/>
              <w:rPr>
                <w:ins w:id="277" w:author="Yang Zhen SGH CDAY223" w:date="2026-01-15T16:26:00Z" w16du:dateUtc="2026-01-15T08:26:00Z"/>
                <w:sz w:val="16"/>
                <w:szCs w:val="16"/>
              </w:rPr>
            </w:pPr>
            <w:proofErr w:type="spellStart"/>
            <w:ins w:id="278" w:author="Yang Zhen SGH CDAY223" w:date="2026-01-15T16:27:00Z" w16du:dateUtc="2026-01-15T08:27:00Z">
              <w:r w:rsidRPr="005F4530">
                <w:rPr>
                  <w:sz w:val="16"/>
                  <w:szCs w:val="16"/>
                </w:rPr>
                <w:t>ADASIMUPitch</w:t>
              </w:r>
            </w:ins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E214F07" w14:textId="4D4CBD20" w:rsidR="00F15CA8" w:rsidRDefault="00F15CA8" w:rsidP="00F15CA8">
            <w:pPr>
              <w:spacing w:line="240" w:lineRule="atLeast"/>
              <w:ind w:firstLineChars="0" w:firstLine="0"/>
              <w:rPr>
                <w:ins w:id="279" w:author="Yang Zhen SGH CDAY223" w:date="2026-01-15T16:26:00Z" w16du:dateUtc="2026-01-15T08:26:00Z"/>
                <w:sz w:val="16"/>
                <w:szCs w:val="16"/>
              </w:rPr>
            </w:pPr>
            <w:ins w:id="280" w:author="Yang Zhen SGH CDAY223" w:date="2026-01-15T16:27:00Z" w16du:dateUtc="2026-01-15T08:27:00Z">
              <w:r>
                <w:rPr>
                  <w:rFonts w:hint="eastAsia"/>
                  <w:sz w:val="16"/>
                  <w:szCs w:val="16"/>
                </w:rPr>
                <w:t>俯仰角速度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E1C2AA" w14:textId="77777777" w:rsidR="00F15CA8" w:rsidRDefault="00F15CA8" w:rsidP="00F15CA8">
            <w:pPr>
              <w:spacing w:line="240" w:lineRule="atLeast"/>
              <w:ind w:leftChars="-18" w:left="-6" w:hangingChars="20" w:hanging="32"/>
              <w:rPr>
                <w:ins w:id="281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F5EF2B" w14:textId="77777777" w:rsidR="00F15CA8" w:rsidRDefault="00F15CA8" w:rsidP="00F15CA8">
            <w:pPr>
              <w:spacing w:line="240" w:lineRule="atLeast"/>
              <w:ind w:firstLineChars="0" w:firstLine="0"/>
              <w:rPr>
                <w:ins w:id="282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4FE52" w14:textId="77777777" w:rsidR="00F15CA8" w:rsidRDefault="00F15CA8" w:rsidP="00F15CA8">
            <w:pPr>
              <w:spacing w:line="240" w:lineRule="atLeast"/>
              <w:ind w:firstLineChars="0" w:firstLine="0"/>
              <w:rPr>
                <w:ins w:id="283" w:author="Yang Zhen SGH CDAY223" w:date="2026-01-15T16:26:00Z" w16du:dateUtc="2026-01-15T08:2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D3E05" w14:textId="77777777" w:rsidR="00F15CA8" w:rsidRDefault="00F15CA8" w:rsidP="00F15CA8">
            <w:pPr>
              <w:ind w:firstLineChars="0" w:firstLine="0"/>
              <w:outlineLvl w:val="0"/>
              <w:rPr>
                <w:ins w:id="284" w:author="Yang Zhen SGH CDAY223" w:date="2026-01-15T16:26:00Z" w16du:dateUtc="2026-01-15T08:26:00Z"/>
                <w:sz w:val="16"/>
                <w:szCs w:val="16"/>
              </w:rPr>
            </w:pPr>
          </w:p>
        </w:tc>
      </w:tr>
      <w:tr w:rsidR="00360D13" w14:paraId="2842D1CF" w14:textId="77777777">
        <w:trPr>
          <w:ins w:id="285" w:author="Yang Zhen SGH CDAY223" w:date="2026-01-15T16:28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5221C27" w14:textId="5BABEB2C" w:rsidR="00360D13" w:rsidRDefault="00360D13" w:rsidP="00360D13">
            <w:pPr>
              <w:spacing w:line="240" w:lineRule="atLeast"/>
              <w:ind w:leftChars="-53" w:left="-12" w:hangingChars="62" w:hanging="99"/>
              <w:rPr>
                <w:ins w:id="286" w:author="Yang Zhen SGH CDAY223" w:date="2026-01-15T16:28:00Z" w16du:dateUtc="2026-01-15T08:28:00Z"/>
                <w:sz w:val="16"/>
                <w:szCs w:val="16"/>
              </w:rPr>
            </w:pPr>
            <w:ins w:id="287" w:author="Yang Zhen SGH CDAY223" w:date="2026-01-15T16:29:00Z" w16du:dateUtc="2026-01-15T08:29:00Z">
              <w:r>
                <w:rPr>
                  <w:rFonts w:hint="eastAsia"/>
                  <w:sz w:val="16"/>
                  <w:szCs w:val="16"/>
                </w:rPr>
                <w:lastRenderedPageBreak/>
                <w:t>IMU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89EDA30" w14:textId="6D69CAFA" w:rsidR="00360D13" w:rsidRDefault="00360D13" w:rsidP="00360D13">
            <w:pPr>
              <w:spacing w:line="240" w:lineRule="atLeast"/>
              <w:ind w:firstLineChars="0" w:firstLine="0"/>
              <w:rPr>
                <w:ins w:id="288" w:author="Yang Zhen SGH CDAY223" w:date="2026-01-15T16:28:00Z" w16du:dateUtc="2026-01-15T08:28:00Z"/>
                <w:sz w:val="16"/>
                <w:szCs w:val="16"/>
              </w:rPr>
            </w:pPr>
            <w:ins w:id="289" w:author="Yang Zhen SGH CDAY223" w:date="2026-01-15T16:29:00Z" w16du:dateUtc="2026-01-15T08:29:00Z">
              <w:r>
                <w:rPr>
                  <w:rFonts w:hint="eastAsia"/>
                  <w:sz w:val="16"/>
                  <w:szCs w:val="16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252AFE" w14:textId="77777777" w:rsidR="00360D13" w:rsidRDefault="00360D13" w:rsidP="00360D13">
            <w:pPr>
              <w:spacing w:line="240" w:lineRule="atLeast"/>
              <w:ind w:firstLineChars="0" w:firstLine="0"/>
              <w:rPr>
                <w:ins w:id="290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9EF3E05" w14:textId="5A231E61" w:rsidR="00360D13" w:rsidRPr="005F4530" w:rsidRDefault="00360D13" w:rsidP="00360D13">
            <w:pPr>
              <w:spacing w:line="240" w:lineRule="atLeast"/>
              <w:ind w:firstLineChars="0" w:firstLine="0"/>
              <w:rPr>
                <w:ins w:id="291" w:author="Yang Zhen SGH CDAY223" w:date="2026-01-15T16:28:00Z" w16du:dateUtc="2026-01-15T08:28:00Z"/>
                <w:sz w:val="16"/>
                <w:szCs w:val="16"/>
              </w:rPr>
            </w:pPr>
            <w:proofErr w:type="spellStart"/>
            <w:ins w:id="292" w:author="Yang Zhen SGH CDAY223" w:date="2026-01-15T16:28:00Z" w16du:dateUtc="2026-01-15T08:28:00Z">
              <w:r w:rsidRPr="007949A0">
                <w:rPr>
                  <w:sz w:val="16"/>
                  <w:szCs w:val="16"/>
                </w:rPr>
                <w:t>ADASPitchRateV</w:t>
              </w:r>
              <w:proofErr w:type="spellEnd"/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2B2773" w14:textId="32F423C9" w:rsidR="00360D13" w:rsidRDefault="00360D13" w:rsidP="00360D13">
            <w:pPr>
              <w:spacing w:line="240" w:lineRule="atLeast"/>
              <w:ind w:firstLineChars="0" w:firstLine="0"/>
              <w:rPr>
                <w:ins w:id="293" w:author="Yang Zhen SGH CDAY223" w:date="2026-01-15T16:28:00Z" w16du:dateUtc="2026-01-15T08:28:00Z"/>
                <w:sz w:val="16"/>
                <w:szCs w:val="16"/>
              </w:rPr>
            </w:pPr>
            <w:ins w:id="294" w:author="Yang Zhen SGH CDAY223" w:date="2026-01-15T16:29:00Z" w16du:dateUtc="2026-01-15T08:29:00Z">
              <w:r w:rsidRPr="00360D13">
                <w:rPr>
                  <w:rFonts w:hint="eastAsia"/>
                  <w:sz w:val="16"/>
                  <w:szCs w:val="16"/>
                </w:rPr>
                <w:t>俯仰角速度有效位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53441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ins w:id="295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27468" w14:textId="77777777" w:rsidR="00360D13" w:rsidRDefault="00360D13" w:rsidP="00360D13">
            <w:pPr>
              <w:spacing w:line="240" w:lineRule="atLeast"/>
              <w:ind w:firstLineChars="0" w:firstLine="0"/>
              <w:rPr>
                <w:ins w:id="296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8AEF9" w14:textId="77777777" w:rsidR="00360D13" w:rsidRDefault="00360D13" w:rsidP="00360D13">
            <w:pPr>
              <w:spacing w:line="240" w:lineRule="atLeast"/>
              <w:ind w:firstLineChars="0" w:firstLine="0"/>
              <w:rPr>
                <w:ins w:id="297" w:author="Yang Zhen SGH CDAY223" w:date="2026-01-15T16:28:00Z" w16du:dateUtc="2026-01-15T08:28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D3D3B" w14:textId="77777777" w:rsidR="00360D13" w:rsidRDefault="00360D13" w:rsidP="00360D13">
            <w:pPr>
              <w:ind w:firstLineChars="0" w:firstLine="0"/>
              <w:outlineLvl w:val="0"/>
              <w:rPr>
                <w:ins w:id="298" w:author="Yang Zhen SGH CDAY223" w:date="2026-01-15T16:28:00Z" w16du:dateUtc="2026-01-15T08:28:00Z"/>
                <w:sz w:val="16"/>
                <w:szCs w:val="16"/>
              </w:rPr>
            </w:pPr>
          </w:p>
        </w:tc>
      </w:tr>
      <w:tr w:rsidR="00360D13" w14:paraId="6F43DBF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F4934E5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67F20F0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61F78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06ADDC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ECA7AF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7DD4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430E4C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C5EAC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BD1F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E=N*0.392157</w:t>
            </w:r>
          </w:p>
        </w:tc>
      </w:tr>
      <w:tr w:rsidR="00360D13" w14:paraId="5D662E2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95B1CC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6CBE9C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1D95439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980B141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AccActPosV_FD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1CB3F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油门踏板位置有效位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1527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8360D0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C9E29D2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72F5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$0=Valid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（有效）</w:t>
            </w:r>
          </w:p>
          <w:p w14:paraId="109FCC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$1=Invalid</w:t>
            </w: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（无效）</w:t>
            </w:r>
          </w:p>
        </w:tc>
      </w:tr>
      <w:tr w:rsidR="00360D13" w14:paraId="50CFFF6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4058228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5F194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5590C4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4392A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LtFntWhlGrndVlcty</w:t>
            </w:r>
            <w:proofErr w:type="spellEnd"/>
          </w:p>
          <w:p w14:paraId="001CA21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RtFntWhlGrndVlcty</w:t>
            </w:r>
            <w:proofErr w:type="spellEnd"/>
          </w:p>
          <w:p w14:paraId="6583ED3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LtRrWhlGrndVlcty</w:t>
            </w:r>
            <w:proofErr w:type="spellEnd"/>
          </w:p>
          <w:p w14:paraId="112FC65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RtRrWhlGrndVlcty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D9201E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轮速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20C4B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D8E7A94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0157BB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F843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E=N*0.01</w:t>
            </w:r>
          </w:p>
        </w:tc>
      </w:tr>
      <w:tr w:rsidR="00360D13" w14:paraId="3494C2F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6851E6E" w14:textId="77777777" w:rsidR="00360D13" w:rsidRDefault="00360D13" w:rsidP="00360D13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ED34E8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6613850A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E3CBE5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WhlActBrkTq_FL</w:t>
            </w:r>
            <w:proofErr w:type="spellEnd"/>
            <w:r>
              <w:rPr>
                <w:rFonts w:ascii="Arial" w:eastAsiaTheme="minorEastAsia" w:hAnsi="Arial" w:cs="Arial"/>
                <w:sz w:val="16"/>
                <w:szCs w:val="16"/>
              </w:rPr>
              <w:t>/FR/RL/RR</w:t>
            </w: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F11BBF3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车轮实际制动扭矩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4361D" w14:textId="77777777" w:rsidR="00360D13" w:rsidRDefault="00360D13" w:rsidP="00360D13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D7CD267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8A0610F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B8334D" w14:textId="77777777" w:rsidR="00360D13" w:rsidRDefault="00360D13" w:rsidP="00360D13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/>
                <w:sz w:val="16"/>
                <w:szCs w:val="16"/>
              </w:rPr>
              <w:t>E=N*1-65535</w:t>
            </w:r>
          </w:p>
        </w:tc>
      </w:tr>
      <w:tr w:rsidR="00850A5C" w:rsidRPr="00850A5C" w14:paraId="7AA7C19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07C409" w14:textId="77777777" w:rsidR="00850A5C" w:rsidRP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299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00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6F86C5B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1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02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361A5CB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222234" w14:textId="4C5A7CF1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ins w:id="305" w:author="Yang Zhen SGH CDAY223" w:date="2026-01-15T16:30:00Z" w16du:dateUtc="2026-01-15T08:30:00Z">
              <w:r w:rsidRPr="00850A5C">
                <w:rPr>
                  <w:strike/>
                  <w:sz w:val="16"/>
                  <w:szCs w:val="16"/>
                  <w:rPrChange w:id="306" w:author="Yang Zhen SGH CDAY223" w:date="2026-01-15T16:30:00Z" w16du:dateUtc="2026-01-15T08:30:00Z">
                    <w:rPr>
                      <w:sz w:val="16"/>
                      <w:szCs w:val="16"/>
                    </w:rPr>
                  </w:rPrChange>
                </w:rPr>
                <w:t>OverlayBrkActrRqstSts</w:t>
              </w:r>
            </w:ins>
            <w:proofErr w:type="spellEnd"/>
            <w:del w:id="307" w:author="Yang Zhen SGH CDAY223" w:date="2026-01-15T16:30:00Z" w16du:dateUtc="2026-01-15T08:30:00Z">
              <w:r w:rsidRPr="00850A5C" w:rsidDel="004049C8">
                <w:rPr>
                  <w:strike/>
                  <w:sz w:val="16"/>
                  <w:szCs w:val="16"/>
                  <w:rPrChange w:id="308" w:author="Yang Zhen SGH CDAY223" w:date="2026-01-15T16:30:00Z" w16du:dateUtc="2026-01-15T08:30:00Z">
                    <w:rPr>
                      <w:sz w:val="16"/>
                      <w:szCs w:val="16"/>
                    </w:rPr>
                  </w:rPrChange>
                </w:rPr>
                <w:delText>BrkActrSts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870D57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09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10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7A489" w14:textId="77777777" w:rsidR="00850A5C" w:rsidRP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rPrChange w:id="311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0051E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13893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42FBA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1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15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$0=</w:t>
            </w:r>
            <w:proofErr w:type="spellStart"/>
            <w:r w:rsidRPr="00850A5C">
              <w:rPr>
                <w:strike/>
                <w:sz w:val="16"/>
                <w:szCs w:val="16"/>
                <w:rPrChange w:id="316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Not_Controllable</w:t>
            </w:r>
            <w:proofErr w:type="spellEnd"/>
            <w:r w:rsidRPr="00850A5C">
              <w:rPr>
                <w:strike/>
                <w:sz w:val="16"/>
                <w:szCs w:val="16"/>
                <w:rPrChange w:id="317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$1=</w:t>
            </w:r>
            <w:proofErr w:type="spellStart"/>
            <w:r w:rsidRPr="00850A5C">
              <w:rPr>
                <w:strike/>
                <w:sz w:val="16"/>
                <w:szCs w:val="16"/>
                <w:rPrChange w:id="31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Ready_for_Control</w:t>
            </w:r>
            <w:proofErr w:type="spellEnd"/>
            <w:r w:rsidRPr="00850A5C">
              <w:rPr>
                <w:strike/>
                <w:sz w:val="16"/>
                <w:szCs w:val="16"/>
                <w:rPrChange w:id="319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$2=Controlled</w:t>
            </w:r>
            <w:r w:rsidRPr="00850A5C">
              <w:rPr>
                <w:strike/>
                <w:sz w:val="16"/>
                <w:szCs w:val="16"/>
                <w:rPrChange w:id="320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$3=Override</w:t>
            </w:r>
            <w:r w:rsidRPr="00850A5C">
              <w:rPr>
                <w:strike/>
                <w:sz w:val="16"/>
                <w:szCs w:val="16"/>
                <w:rPrChange w:id="321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$4=Error</w:t>
            </w:r>
          </w:p>
        </w:tc>
      </w:tr>
      <w:tr w:rsidR="00850A5C" w:rsidRPr="00850A5C" w14:paraId="3590F91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BBBC71" w14:textId="77777777" w:rsidR="00850A5C" w:rsidRP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2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23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390037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25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EC9E43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6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441E12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7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850A5C">
              <w:rPr>
                <w:strike/>
                <w:sz w:val="16"/>
                <w:szCs w:val="16"/>
                <w:rPrChange w:id="32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BrkTrqAtvRqst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A424C18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29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30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制动力矩激活请求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DE700" w14:textId="77777777" w:rsidR="00850A5C" w:rsidRP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rPrChange w:id="331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3B0E7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64434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35C83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3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35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$0=</w:t>
            </w:r>
            <w:proofErr w:type="spellStart"/>
            <w:r w:rsidRPr="00850A5C">
              <w:rPr>
                <w:strike/>
                <w:sz w:val="16"/>
                <w:szCs w:val="16"/>
                <w:rPrChange w:id="336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NoRequest</w:t>
            </w:r>
            <w:proofErr w:type="spellEnd"/>
            <w:r w:rsidRPr="00850A5C">
              <w:rPr>
                <w:strike/>
                <w:sz w:val="16"/>
                <w:szCs w:val="16"/>
                <w:rPrChange w:id="337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br/>
              <w:t>$1=</w:t>
            </w:r>
            <w:proofErr w:type="spellStart"/>
            <w:r w:rsidRPr="00850A5C">
              <w:rPr>
                <w:strike/>
                <w:sz w:val="16"/>
                <w:szCs w:val="16"/>
                <w:rPrChange w:id="33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Requst</w:t>
            </w:r>
            <w:proofErr w:type="spellEnd"/>
          </w:p>
        </w:tc>
      </w:tr>
      <w:tr w:rsidR="00850A5C" w:rsidRPr="00850A5C" w14:paraId="1CC102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5B02A38" w14:textId="77777777" w:rsidR="00850A5C" w:rsidRP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39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strike/>
                <w:sz w:val="16"/>
                <w:szCs w:val="16"/>
                <w:rPrChange w:id="340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250516E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41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42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50AD7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43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81AC900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4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850A5C">
              <w:rPr>
                <w:strike/>
                <w:sz w:val="16"/>
                <w:szCs w:val="16"/>
                <w:rPrChange w:id="345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TarBrkTqFrntLe</w:t>
            </w:r>
            <w:proofErr w:type="spellEnd"/>
            <w:r w:rsidRPr="00850A5C">
              <w:rPr>
                <w:strike/>
                <w:sz w:val="16"/>
                <w:szCs w:val="16"/>
                <w:rPrChange w:id="346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 xml:space="preserve"> / </w:t>
            </w:r>
            <w:proofErr w:type="spellStart"/>
            <w:r w:rsidRPr="00850A5C">
              <w:rPr>
                <w:strike/>
                <w:sz w:val="16"/>
                <w:szCs w:val="16"/>
                <w:rPrChange w:id="347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TarBrkTqFrntRi</w:t>
            </w:r>
            <w:proofErr w:type="spellEnd"/>
            <w:r w:rsidRPr="00850A5C">
              <w:rPr>
                <w:strike/>
                <w:sz w:val="16"/>
                <w:szCs w:val="16"/>
                <w:rPrChange w:id="348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 xml:space="preserve"> / </w:t>
            </w:r>
            <w:proofErr w:type="spellStart"/>
            <w:r w:rsidRPr="00850A5C">
              <w:rPr>
                <w:strike/>
                <w:sz w:val="16"/>
                <w:szCs w:val="16"/>
                <w:rPrChange w:id="349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TarBrkTqReLe</w:t>
            </w:r>
            <w:proofErr w:type="spellEnd"/>
            <w:r w:rsidRPr="00850A5C">
              <w:rPr>
                <w:strike/>
                <w:sz w:val="16"/>
                <w:szCs w:val="16"/>
                <w:rPrChange w:id="350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 xml:space="preserve"> / </w:t>
            </w:r>
            <w:proofErr w:type="spellStart"/>
            <w:r w:rsidRPr="00850A5C">
              <w:rPr>
                <w:strike/>
                <w:sz w:val="16"/>
                <w:szCs w:val="16"/>
                <w:rPrChange w:id="351" w:author="Yang Zhen SGH CDAY223" w:date="2026-01-15T16:30:00Z" w16du:dateUtc="2026-01-15T08:30:00Z">
                  <w:rPr>
                    <w:sz w:val="16"/>
                    <w:szCs w:val="16"/>
                  </w:rPr>
                </w:rPrChange>
              </w:rPr>
              <w:t>TarBrkTqReRi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9DF61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2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850A5C">
              <w:rPr>
                <w:rFonts w:hint="eastAsia"/>
                <w:strike/>
                <w:sz w:val="16"/>
                <w:szCs w:val="16"/>
                <w:rPrChange w:id="353" w:author="Yang Zhen SGH CDAY223" w:date="2026-01-15T16:30:00Z" w16du:dateUtc="2026-01-15T08:30:00Z">
                  <w:rPr>
                    <w:rFonts w:hint="eastAsia"/>
                    <w:sz w:val="16"/>
                    <w:szCs w:val="16"/>
                  </w:rPr>
                </w:rPrChange>
              </w:rPr>
              <w:t>目标制动叠加扭矩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5C7C2" w14:textId="77777777" w:rsidR="00850A5C" w:rsidRP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rPrChange w:id="354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D58A9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5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F168C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6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50D9D1" w14:textId="77777777" w:rsidR="00850A5C" w:rsidRP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57" w:author="Yang Zhen SGH CDAY223" w:date="2026-01-15T16:30:00Z" w16du:dateUtc="2026-01-15T08:30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</w:tr>
      <w:tr w:rsidR="00850A5C" w14:paraId="7F72066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3866E0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737F45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8A643E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874CD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VehActGrStsESC_FD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A9B5A66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整车当前档位状态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7DEC8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5A95C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4315F6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66A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$0=Initialize（初始化）</w:t>
            </w:r>
          </w:p>
          <w:p w14:paraId="26E0011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$1=Unused and Reserved（预留）</w:t>
            </w:r>
          </w:p>
          <w:p w14:paraId="7A96A2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$2=Unused and Reserved（预留）</w:t>
            </w:r>
          </w:p>
          <w:p w14:paraId="7FF15FD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$3=Unused and Reserved（预留）</w:t>
            </w:r>
          </w:p>
          <w:p w14:paraId="69F6267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$4=Unused and Reserved（预留）</w:t>
            </w:r>
          </w:p>
          <w:p w14:paraId="232FD84A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$5=Unused and Reserved（预留）</w:t>
            </w:r>
          </w:p>
          <w:p w14:paraId="7D8955E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$6=error（ 故障）</w:t>
            </w:r>
          </w:p>
          <w:p w14:paraId="18B1D35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$7=Unused and Reserved（预留）</w:t>
            </w:r>
          </w:p>
          <w:p w14:paraId="790588A5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$8=Unused and Reserved（预留）</w:t>
            </w:r>
          </w:p>
          <w:p w14:paraId="64580C30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$a=Park gear（P档）</w:t>
            </w:r>
          </w:p>
          <w:p w14:paraId="20D87D2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$b=Sport Gear（S档）</w:t>
            </w:r>
          </w:p>
          <w:p w14:paraId="2C463AB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$c=Drive Gear（D档）</w:t>
            </w:r>
          </w:p>
          <w:p w14:paraId="1D46D6B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$d=Neutral Gear（空档）</w:t>
            </w:r>
          </w:p>
          <w:p w14:paraId="41A73332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$e=Reverse Gear（倒档）</w:t>
            </w:r>
          </w:p>
          <w:p w14:paraId="4663D86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$f=Unused and Reserved（预留）</w:t>
            </w:r>
          </w:p>
        </w:tc>
      </w:tr>
      <w:tr w:rsidR="00850A5C" w14:paraId="5DDF048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46CFB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F0CCD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EF9CE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E638F0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ABSAtv_FD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73E20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制动防抱死系统工作状态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30D7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198A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896B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E9A0FF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40D2464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4EE157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FBCCC96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9017CC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91C691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1F82A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VSEAtv</w:t>
            </w:r>
            <w:r>
              <w:rPr>
                <w:rFonts w:hint="eastAsia"/>
                <w:sz w:val="16"/>
                <w:szCs w:val="16"/>
              </w:rPr>
              <w:t>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881D6E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电子稳定控制系统工作状态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1EDE5A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4D92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C227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D3BD33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780E124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3E8DC47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5D9A07A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EE475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83347A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2504E9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VSEArmAtv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DE40C4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电子稳定控制系统</w:t>
            </w:r>
            <w:r>
              <w:rPr>
                <w:rFonts w:hint="eastAsia"/>
                <w:sz w:val="16"/>
                <w:szCs w:val="16"/>
              </w:rPr>
              <w:t>ARM</w:t>
            </w:r>
            <w:r>
              <w:rPr>
                <w:rFonts w:hint="eastAsia"/>
                <w:sz w:val="16"/>
                <w:szCs w:val="16"/>
              </w:rPr>
              <w:t>控制模式状态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4786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FA9B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E704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6205E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714A86B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17E50D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FB81BBE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0D3F8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84B39B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8F3191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TCSysAtv_FD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1169D37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牵引力控制系统激活状态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A053F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C8198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2F7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EE714C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007D49A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55AFC7B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5F15B5F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B21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40E6BC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0BEC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036AC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DTC 控制系统激活状态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50F3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BC59B8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6EC6F4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59332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$0=False</w:t>
            </w:r>
            <w:r>
              <w:rPr>
                <w:rFonts w:hint="eastAsia"/>
                <w:sz w:val="16"/>
                <w:szCs w:val="16"/>
              </w:rPr>
              <w:t>（不工作）</w:t>
            </w:r>
          </w:p>
          <w:p w14:paraId="149C929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$1=True</w:t>
            </w:r>
            <w:r>
              <w:rPr>
                <w:rFonts w:hint="eastAsia"/>
                <w:sz w:val="16"/>
                <w:szCs w:val="16"/>
              </w:rPr>
              <w:t>（工作）</w:t>
            </w:r>
          </w:p>
        </w:tc>
      </w:tr>
      <w:tr w:rsidR="00850A5C" w14:paraId="6B2024A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38DF87F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882F662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332C3B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D8A896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663BF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路面情况（路面识别）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D981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CF06E0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EB96A1D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28D27E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:rsidRPr="00EF111F" w14:paraId="5F9D567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B2A342A" w14:textId="77777777" w:rsidR="00850A5C" w:rsidRPr="00EF111F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trike/>
                <w:sz w:val="16"/>
                <w:szCs w:val="16"/>
                <w:rPrChange w:id="358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EF111F">
              <w:rPr>
                <w:rFonts w:hint="eastAsia"/>
                <w:strike/>
                <w:sz w:val="16"/>
                <w:szCs w:val="16"/>
                <w:rPrChange w:id="359" w:author="Yang Zhen SGH CDAY223" w:date="2026-01-15T16:33:00Z" w16du:dateUtc="2026-01-15T08:33:00Z">
                  <w:rPr>
                    <w:rFonts w:hint="eastAsia"/>
                    <w:sz w:val="16"/>
                    <w:szCs w:val="16"/>
                  </w:rPr>
                </w:rPrChange>
              </w:rPr>
              <w:t>制动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D201CE1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60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r w:rsidRPr="00EF111F">
              <w:rPr>
                <w:strike/>
                <w:sz w:val="16"/>
                <w:szCs w:val="16"/>
                <w:rPrChange w:id="361" w:author="Yang Zhen SGH CDAY223" w:date="2026-01-15T16:33:00Z" w16du:dateUtc="2026-01-15T08:33:00Z">
                  <w:rPr>
                    <w:sz w:val="16"/>
                    <w:szCs w:val="16"/>
                  </w:rPr>
                </w:rPrChange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400B39D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62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9F759A3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63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EF111F">
              <w:rPr>
                <w:rFonts w:ascii="Arial" w:eastAsiaTheme="minorEastAsia" w:hAnsi="Arial" w:cs="Arial"/>
                <w:strike/>
                <w:sz w:val="16"/>
                <w:szCs w:val="16"/>
                <w:rPrChange w:id="364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>BrkActrSts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136A69E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5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6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  <w:t>制动系统降级，</w:t>
            </w:r>
            <w:proofErr w:type="gramStart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7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  <w:t>不</w:t>
            </w:r>
            <w:proofErr w:type="gramEnd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highlight w:val="yellow"/>
                <w:rPrChange w:id="368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  <w:highlight w:val="yellow"/>
                  </w:rPr>
                </w:rPrChange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2E486" w14:textId="77777777" w:rsidR="00850A5C" w:rsidRPr="00EF111F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trike/>
                <w:sz w:val="16"/>
                <w:szCs w:val="16"/>
                <w:highlight w:val="yellow"/>
                <w:rPrChange w:id="369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  <w:highlight w:val="yellow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C25BC73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70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B6477" w14:textId="77777777" w:rsidR="00850A5C" w:rsidRPr="00EF111F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trike/>
                <w:sz w:val="16"/>
                <w:szCs w:val="16"/>
                <w:rPrChange w:id="371" w:author="Yang Zhen SGH CDAY223" w:date="2026-01-15T16:33:00Z" w16du:dateUtc="2026-01-15T08:33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9F727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2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3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 xml:space="preserve">$0 = </w:t>
            </w:r>
            <w:proofErr w:type="spellStart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4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Not_Controllable</w:t>
            </w:r>
            <w:proofErr w:type="spellEnd"/>
          </w:p>
          <w:p w14:paraId="275B8FC7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5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6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 xml:space="preserve">$1 = </w:t>
            </w:r>
            <w:proofErr w:type="spellStart"/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7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Ready_for_Control</w:t>
            </w:r>
            <w:proofErr w:type="spellEnd"/>
          </w:p>
          <w:p w14:paraId="7EA77B63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8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79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$2 = Controlled</w:t>
            </w:r>
          </w:p>
          <w:p w14:paraId="7A358AB5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0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1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#3 = Error</w:t>
            </w:r>
          </w:p>
          <w:p w14:paraId="73174ACC" w14:textId="77777777" w:rsidR="00850A5C" w:rsidRPr="00EF111F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2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</w:pPr>
            <w:r w:rsidRPr="00EF111F">
              <w:rPr>
                <w:rFonts w:ascii="Microsoft YaHei" w:eastAsia="Microsoft YaHei" w:hAnsi="Microsoft YaHei" w:hint="eastAsia"/>
                <w:strike/>
                <w:sz w:val="16"/>
                <w:szCs w:val="16"/>
                <w:rPrChange w:id="383" w:author="Yang Zhen SGH CDAY223" w:date="2026-01-15T16:33:00Z" w16du:dateUtc="2026-01-15T08:33:00Z">
                  <w:rPr>
                    <w:rFonts w:ascii="Microsoft YaHei" w:eastAsia="Microsoft YaHei" w:hAnsi="Microsoft YaHei" w:hint="eastAsia"/>
                    <w:sz w:val="16"/>
                    <w:szCs w:val="16"/>
                  </w:rPr>
                </w:rPrChange>
              </w:rPr>
              <w:t>$4 = Override</w:t>
            </w:r>
          </w:p>
        </w:tc>
      </w:tr>
      <w:tr w:rsidR="00850A5C" w14:paraId="3FB5B7AF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0BE648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D8E2F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22B0BA5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0E9EF5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DrvActrStsFb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99035A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驱动系统降级，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可用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7E992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978309A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62ED3E0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C070B2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84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85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$0= Not Active</w:t>
              </w:r>
            </w:ins>
          </w:p>
          <w:p w14:paraId="20B058D3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86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87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$1= ACC</w:t>
              </w:r>
            </w:ins>
          </w:p>
          <w:p w14:paraId="284C4961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88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89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$2= APA</w:t>
              </w:r>
            </w:ins>
          </w:p>
          <w:p w14:paraId="11A7E6F5" w14:textId="77777777" w:rsidR="008D1835" w:rsidRPr="006F36B4" w:rsidRDefault="008D1835" w:rsidP="008D1835">
            <w:pPr>
              <w:ind w:firstLineChars="0" w:firstLine="0"/>
              <w:outlineLvl w:val="0"/>
              <w:rPr>
                <w:ins w:id="390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91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$3= AEB</w:t>
              </w:r>
            </w:ins>
          </w:p>
          <w:p w14:paraId="4270F087" w14:textId="7153FAE0" w:rsidR="00850A5C" w:rsidDel="008D1835" w:rsidRDefault="008D1835" w:rsidP="008D1835">
            <w:pPr>
              <w:ind w:firstLineChars="0" w:firstLine="0"/>
              <w:outlineLvl w:val="0"/>
              <w:rPr>
                <w:del w:id="392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ins w:id="393" w:author="Yang Zhen SGH CDAY223" w:date="2026-01-15T16:57:00Z" w16du:dateUtc="2026-01-15T08:57:00Z">
              <w:r w:rsidRPr="006F36B4">
                <w:rPr>
                  <w:rFonts w:ascii="Microsoft YaHei" w:eastAsia="Microsoft YaHei" w:hAnsi="Microsoft YaHei"/>
                  <w:sz w:val="16"/>
                  <w:szCs w:val="16"/>
                </w:rPr>
                <w:t>$4= AES</w:t>
              </w:r>
            </w:ins>
            <w:del w:id="394" w:author="Yang Zhen SGH CDAY223" w:date="2026-01-15T16:57:00Z" w16du:dateUtc="2026-01-15T08:57:00Z">
              <w:r w:rsidR="00850A5C"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$0 = Not_Controllable</w:delText>
              </w:r>
            </w:del>
          </w:p>
          <w:p w14:paraId="01C8330E" w14:textId="77465E05" w:rsidR="00850A5C" w:rsidDel="008D1835" w:rsidRDefault="00850A5C" w:rsidP="00850A5C">
            <w:pPr>
              <w:ind w:firstLineChars="0" w:firstLine="0"/>
              <w:outlineLvl w:val="0"/>
              <w:rPr>
                <w:del w:id="395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del w:id="396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$1 = Ready_for_Control</w:delText>
              </w:r>
            </w:del>
          </w:p>
          <w:p w14:paraId="785B428D" w14:textId="35B6599D" w:rsidR="00850A5C" w:rsidDel="008D1835" w:rsidRDefault="00850A5C" w:rsidP="00850A5C">
            <w:pPr>
              <w:ind w:firstLineChars="0" w:firstLine="0"/>
              <w:outlineLvl w:val="0"/>
              <w:rPr>
                <w:del w:id="397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del w:id="398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$2 = Controlled</w:delText>
              </w:r>
            </w:del>
          </w:p>
          <w:p w14:paraId="60150A58" w14:textId="11D674EB" w:rsidR="00850A5C" w:rsidDel="008D1835" w:rsidRDefault="00850A5C" w:rsidP="00850A5C">
            <w:pPr>
              <w:ind w:firstLineChars="0" w:firstLine="0"/>
              <w:outlineLvl w:val="0"/>
              <w:rPr>
                <w:del w:id="399" w:author="Yang Zhen SGH CDAY223" w:date="2026-01-15T16:57:00Z" w16du:dateUtc="2026-01-15T08:57:00Z"/>
                <w:rFonts w:ascii="Microsoft YaHei" w:eastAsia="Microsoft YaHei" w:hAnsi="Microsoft YaHei" w:hint="eastAsia"/>
                <w:sz w:val="16"/>
                <w:szCs w:val="16"/>
              </w:rPr>
            </w:pPr>
            <w:del w:id="400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#3 = Error</w:delText>
              </w:r>
            </w:del>
          </w:p>
          <w:p w14:paraId="223AAAC3" w14:textId="6B501EF4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del w:id="401" w:author="Yang Zhen SGH CDAY223" w:date="2026-01-15T16:57:00Z" w16du:dateUtc="2026-01-15T08:57:00Z">
              <w:r w:rsidDel="008D1835">
                <w:rPr>
                  <w:rFonts w:ascii="Microsoft YaHei" w:eastAsia="Microsoft YaHei" w:hAnsi="Microsoft YaHei"/>
                  <w:sz w:val="16"/>
                  <w:szCs w:val="16"/>
                </w:rPr>
                <w:delText>$4 = Override</w:delText>
              </w:r>
            </w:del>
          </w:p>
        </w:tc>
      </w:tr>
      <w:tr w:rsidR="00850A5C" w14:paraId="61A0038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9547AEF" w14:textId="77777777" w:rsidR="00850A5C" w:rsidRDefault="00850A5C" w:rsidP="00850A5C">
            <w:pPr>
              <w:spacing w:line="240" w:lineRule="atLeast"/>
              <w:ind w:leftChars="-53" w:left="-12" w:hangingChars="62" w:hanging="99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ascii="Arial" w:eastAsiaTheme="minorEastAsia" w:hAnsi="Arial" w:cs="Arial" w:hint="eastAsia"/>
                <w:sz w:val="16"/>
                <w:szCs w:val="16"/>
              </w:rPr>
              <w:t>VCU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8FCEBCD" w14:textId="77777777" w:rsidR="00850A5C" w:rsidRDefault="00850A5C" w:rsidP="00850A5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19EF148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F35F08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VCUADASactvSts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A915D2C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ADAS 功能激活 （可以考虑拆分为行车辅助，泊车辅助和AEB/AES 三种激活状态）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01B5B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01638A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F87C977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A4A3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>$0= Not Active</w:t>
            </w:r>
          </w:p>
          <w:p w14:paraId="78E0C2D9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/>
                <w:sz w:val="16"/>
                <w:szCs w:val="16"/>
              </w:rPr>
              <w:t>$1= Active</w:t>
            </w:r>
          </w:p>
        </w:tc>
      </w:tr>
      <w:tr w:rsidR="007850FB" w14:paraId="3926D191" w14:textId="77777777">
        <w:trPr>
          <w:ins w:id="402" w:author="Yang Zhen SGH CDAY223" w:date="2026-01-15T16:52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B347AAF" w14:textId="469ED43A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03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  <w:ins w:id="404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lastRenderedPageBreak/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7534C76" w14:textId="564080BF" w:rsidR="007850FB" w:rsidRDefault="007850FB" w:rsidP="007850FB">
            <w:pPr>
              <w:spacing w:line="240" w:lineRule="atLeast"/>
              <w:ind w:firstLineChars="0" w:firstLine="0"/>
              <w:rPr>
                <w:ins w:id="405" w:author="Yang Zhen SGH CDAY223" w:date="2026-01-15T16:52:00Z" w16du:dateUtc="2026-01-15T08:52:00Z"/>
                <w:sz w:val="16"/>
                <w:szCs w:val="16"/>
              </w:rPr>
            </w:pPr>
            <w:ins w:id="406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1A9303F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07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2ACB195" w14:textId="03980AC3" w:rsidR="007850FB" w:rsidRDefault="007850FB" w:rsidP="007850FB">
            <w:pPr>
              <w:spacing w:line="240" w:lineRule="atLeast"/>
              <w:ind w:firstLineChars="0" w:firstLine="0"/>
              <w:rPr>
                <w:ins w:id="408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ins w:id="409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PrDrvMtrTorqMinLitVal_FD</w:t>
              </w:r>
            </w:ins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AE1997A" w14:textId="7BF6B585" w:rsidR="007850FB" w:rsidRPr="00771726" w:rsidRDefault="00F3225D" w:rsidP="007850FB">
            <w:pPr>
              <w:ind w:firstLineChars="0" w:firstLine="0"/>
              <w:jc w:val="left"/>
              <w:outlineLvl w:val="0"/>
              <w:rPr>
                <w:ins w:id="410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11" w:author="Yang Zhen SGH CDAY223" w:date="2026-01-15T16:53:00Z" w16du:dateUtc="2026-01-15T08:53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2电机车型</w:t>
              </w:r>
              <w:r w:rsidR="007850FB" w:rsidRPr="00771726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前轴</w:t>
              </w:r>
            </w:ins>
            <w:ins w:id="412" w:author="Yang Zhen SGH CDAY223" w:date="2026-01-15T16:54:00Z" w16du:dateUtc="2026-01-15T08:54:00Z">
              <w:r w:rsidR="002911BA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电制动最小</w:t>
              </w:r>
            </w:ins>
            <w:ins w:id="413" w:author="Yang Zhen SGH CDAY223" w:date="2026-01-15T16:55:00Z" w16du:dateUtc="2026-01-15T08:55:00Z">
              <w:r w:rsidR="00E6571D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能力</w:t>
              </w:r>
            </w:ins>
            <w:ins w:id="414" w:author="Yang Zhen SGH CDAY223" w:date="2026-01-15T16:54:00Z" w16du:dateUtc="2026-01-15T08:54:00Z">
              <w:r w:rsidR="002911BA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值。</w:t>
              </w:r>
            </w:ins>
          </w:p>
          <w:p w14:paraId="16259306" w14:textId="7EF1B790" w:rsidR="007850FB" w:rsidRDefault="002911BA" w:rsidP="007850FB">
            <w:pPr>
              <w:ind w:firstLineChars="0" w:firstLine="0"/>
              <w:outlineLvl w:val="0"/>
              <w:rPr>
                <w:ins w:id="415" w:author="Yang Zhen SGH CDAY223" w:date="2026-01-15T16:52:00Z" w16du:dateUtc="2026-01-15T08:52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16" w:author="Yang Zhen SGH CDAY223" w:date="2026-01-15T16:54:00Z" w16du:dateUtc="2026-01-15T08:54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4电机车型</w:t>
              </w:r>
            </w:ins>
            <w:ins w:id="417" w:author="Yang Zhen SGH CDAY223" w:date="2026-01-15T16:53:00Z" w16du:dateUtc="2026-01-15T08:53:00Z">
              <w:r w:rsidR="007850FB"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</w:ins>
            <w:ins w:id="418" w:author="Yang Zhen SGH CDAY223" w:date="2026-01-15T16:54:00Z" w16du:dateUtc="2026-01-15T08:54:00Z">
              <w:r w:rsidR="00E6571D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左前</w:t>
              </w:r>
            </w:ins>
            <w:ins w:id="419" w:author="Yang Zhen SGH CDAY223" w:date="2026-01-15T16:55:00Z" w16du:dateUtc="2026-01-15T08:55:00Z">
              <w:r w:rsidR="00E6571D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860441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20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425DF87F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21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A12F389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22" w:author="Yang Zhen SGH CDAY223" w:date="2026-01-15T16:52:00Z" w16du:dateUtc="2026-01-15T08:52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5889D" w14:textId="77777777" w:rsidR="007850FB" w:rsidRDefault="007850FB" w:rsidP="007850FB">
            <w:pPr>
              <w:ind w:firstLineChars="0" w:firstLine="0"/>
              <w:outlineLvl w:val="0"/>
              <w:rPr>
                <w:ins w:id="423" w:author="Yang Zhen SGH CDAY223" w:date="2026-01-15T16:52:00Z" w16du:dateUtc="2026-01-15T08:52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75F763DD" w14:textId="77777777">
        <w:trPr>
          <w:ins w:id="424" w:author="Yang Zhen SGH CDAY223" w:date="2026-01-15T16:53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590DF3" w14:textId="4969B941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25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26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D78E943" w14:textId="77F4D943" w:rsidR="007850FB" w:rsidRDefault="007850FB" w:rsidP="007850FB">
            <w:pPr>
              <w:spacing w:line="240" w:lineRule="atLeast"/>
              <w:ind w:firstLineChars="0" w:firstLine="0"/>
              <w:rPr>
                <w:ins w:id="427" w:author="Yang Zhen SGH CDAY223" w:date="2026-01-15T16:53:00Z" w16du:dateUtc="2026-01-15T08:53:00Z"/>
                <w:sz w:val="16"/>
                <w:szCs w:val="16"/>
              </w:rPr>
            </w:pPr>
            <w:ins w:id="428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42997BD8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29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530D268" w14:textId="073FD9B4" w:rsidR="007850FB" w:rsidRDefault="007850FB" w:rsidP="007850FB">
            <w:pPr>
              <w:spacing w:line="240" w:lineRule="atLeast"/>
              <w:ind w:firstLineChars="0" w:firstLine="0"/>
              <w:rPr>
                <w:ins w:id="430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31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MCU2MtrTorqMinLitVal</w:t>
              </w:r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578B7D6" w14:textId="42E2CCF9" w:rsidR="00C37C21" w:rsidRPr="00771726" w:rsidRDefault="00C37C21" w:rsidP="00C37C21">
            <w:pPr>
              <w:ind w:firstLineChars="0" w:firstLine="0"/>
              <w:jc w:val="left"/>
              <w:outlineLvl w:val="0"/>
              <w:rPr>
                <w:ins w:id="432" w:author="Yang Zhen SGH CDAY223" w:date="2026-01-15T16:56:00Z" w16du:dateUtc="2026-01-15T08:56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33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2电机车型</w:t>
              </w:r>
              <w:r w:rsidRPr="00771726"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后轴电制动最小能力值。</w:t>
              </w:r>
            </w:ins>
          </w:p>
          <w:p w14:paraId="0D049775" w14:textId="7A1954B6" w:rsidR="007850FB" w:rsidRDefault="00C37C21" w:rsidP="00C37C21">
            <w:pPr>
              <w:ind w:firstLineChars="0" w:firstLine="0"/>
              <w:outlineLvl w:val="0"/>
              <w:rPr>
                <w:ins w:id="434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35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4电机车型</w:t>
              </w:r>
              <w:r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右前电制动最小值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31569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36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6C90F92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37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A67373E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38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F323F" w14:textId="77777777" w:rsidR="007850FB" w:rsidRDefault="007850FB" w:rsidP="007850FB">
            <w:pPr>
              <w:ind w:firstLineChars="0" w:firstLine="0"/>
              <w:outlineLvl w:val="0"/>
              <w:rPr>
                <w:ins w:id="439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04401A23" w14:textId="77777777">
        <w:trPr>
          <w:ins w:id="440" w:author="Yang Zhen SGH CDAY223" w:date="2026-01-15T16:53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03DBAE5" w14:textId="11A82B65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41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42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B378A02" w14:textId="7B956D99" w:rsidR="007850FB" w:rsidRDefault="007850FB" w:rsidP="007850FB">
            <w:pPr>
              <w:spacing w:line="240" w:lineRule="atLeast"/>
              <w:ind w:firstLineChars="0" w:firstLine="0"/>
              <w:rPr>
                <w:ins w:id="443" w:author="Yang Zhen SGH CDAY223" w:date="2026-01-15T16:53:00Z" w16du:dateUtc="2026-01-15T08:53:00Z"/>
                <w:sz w:val="16"/>
                <w:szCs w:val="16"/>
              </w:rPr>
            </w:pPr>
            <w:ins w:id="444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CB625A7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45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CF309D" w14:textId="2E9A715B" w:rsidR="007850FB" w:rsidRDefault="007850FB" w:rsidP="007850FB">
            <w:pPr>
              <w:spacing w:line="240" w:lineRule="atLeast"/>
              <w:ind w:firstLineChars="0" w:firstLine="0"/>
              <w:rPr>
                <w:ins w:id="446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47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MCU3MtrTorqMinLitVal_FD</w:t>
              </w:r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188D2AD" w14:textId="008FBD1A" w:rsidR="007850FB" w:rsidRDefault="00C37C21" w:rsidP="00C37C21">
            <w:pPr>
              <w:ind w:firstLineChars="0" w:firstLine="0"/>
              <w:outlineLvl w:val="0"/>
              <w:rPr>
                <w:ins w:id="448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49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只有4电机车型</w:t>
              </w:r>
              <w:r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左后电制动最小值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EFF2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50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3A2FDA20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51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58CFD4D7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52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5266E" w14:textId="77777777" w:rsidR="007850FB" w:rsidRDefault="007850FB" w:rsidP="007850FB">
            <w:pPr>
              <w:ind w:firstLineChars="0" w:firstLine="0"/>
              <w:outlineLvl w:val="0"/>
              <w:rPr>
                <w:ins w:id="453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7850FB" w14:paraId="4CDF2FD9" w14:textId="77777777">
        <w:trPr>
          <w:ins w:id="454" w:author="Yang Zhen SGH CDAY223" w:date="2026-01-15T16:53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BAE7DA7" w14:textId="4CFA58D5" w:rsidR="007850FB" w:rsidRDefault="007850FB" w:rsidP="007850FB">
            <w:pPr>
              <w:spacing w:line="240" w:lineRule="atLeast"/>
              <w:ind w:leftChars="-53" w:left="-12" w:hangingChars="62" w:hanging="99"/>
              <w:rPr>
                <w:ins w:id="455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56" w:author="Yang Zhen SGH CDAY223" w:date="2026-01-15T16:53:00Z" w16du:dateUtc="2026-01-15T08:53:00Z">
              <w:r w:rsidRPr="00771726">
                <w:rPr>
                  <w:rFonts w:ascii="Arial" w:eastAsiaTheme="minorEastAsia" w:hAnsi="Arial" w:cs="Arial" w:hint="eastAsia"/>
                  <w:sz w:val="16"/>
                  <w:szCs w:val="16"/>
                  <w:highlight w:val="yellow"/>
                </w:rPr>
                <w:t>VCU</w:t>
              </w:r>
            </w:ins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0173BDF" w14:textId="3B2EB56D" w:rsidR="007850FB" w:rsidRDefault="007850FB" w:rsidP="007850FB">
            <w:pPr>
              <w:spacing w:line="240" w:lineRule="atLeast"/>
              <w:ind w:firstLineChars="0" w:firstLine="0"/>
              <w:rPr>
                <w:ins w:id="457" w:author="Yang Zhen SGH CDAY223" w:date="2026-01-15T16:53:00Z" w16du:dateUtc="2026-01-15T08:53:00Z"/>
                <w:sz w:val="16"/>
                <w:szCs w:val="16"/>
              </w:rPr>
            </w:pPr>
            <w:ins w:id="458" w:author="Yang Zhen SGH CDAY223" w:date="2026-01-15T16:53:00Z" w16du:dateUtc="2026-01-15T08:53:00Z">
              <w:r w:rsidRPr="00771726">
                <w:rPr>
                  <w:rFonts w:hint="eastAsia"/>
                  <w:sz w:val="16"/>
                  <w:szCs w:val="16"/>
                  <w:highlight w:val="yellow"/>
                </w:rPr>
                <w:t>VMCU</w:t>
              </w:r>
            </w:ins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0660A971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59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550F5D8" w14:textId="09F2EC78" w:rsidR="007850FB" w:rsidRDefault="007850FB" w:rsidP="007850FB">
            <w:pPr>
              <w:spacing w:line="240" w:lineRule="atLeast"/>
              <w:ind w:firstLineChars="0" w:firstLine="0"/>
              <w:rPr>
                <w:ins w:id="460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  <w:ins w:id="461" w:author="Yang Zhen SGH CDAY223" w:date="2026-01-15T16:53:00Z" w16du:dateUtc="2026-01-15T08:53:00Z">
              <w:r w:rsidRPr="00771726">
                <w:rPr>
                  <w:rFonts w:ascii="Arial" w:eastAsiaTheme="minorEastAsia" w:hAnsi="Arial" w:cs="Arial"/>
                  <w:sz w:val="16"/>
                  <w:szCs w:val="16"/>
                  <w:highlight w:val="yellow"/>
                </w:rPr>
                <w:t>MCU4MtrTorqMinLitVal_FD</w:t>
              </w:r>
            </w:ins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DF4363C" w14:textId="285906A5" w:rsidR="007850FB" w:rsidRDefault="00C37C21" w:rsidP="007850FB">
            <w:pPr>
              <w:ind w:firstLineChars="0" w:firstLine="0"/>
              <w:outlineLvl w:val="0"/>
              <w:rPr>
                <w:ins w:id="462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ins w:id="463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只有4电机车型</w:t>
              </w:r>
              <w:r w:rsidRPr="00771726">
                <w:rPr>
                  <w:rFonts w:ascii="Microsoft YaHei" w:eastAsia="Microsoft YaHei" w:hAnsi="Microsoft YaHei"/>
                  <w:sz w:val="16"/>
                  <w:szCs w:val="16"/>
                  <w:highlight w:val="yellow"/>
                </w:rPr>
                <w:t xml:space="preserve">: </w:t>
              </w:r>
            </w:ins>
            <w:ins w:id="464" w:author="Yang Zhen SGH CDAY223" w:date="2026-01-15T16:57:00Z" w16du:dateUtc="2026-01-15T08:57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右</w:t>
              </w:r>
            </w:ins>
            <w:ins w:id="465" w:author="Yang Zhen SGH CDAY223" w:date="2026-01-15T16:56:00Z" w16du:dateUtc="2026-01-15T08:56:00Z">
              <w:r>
                <w:rPr>
                  <w:rFonts w:ascii="Microsoft YaHei" w:eastAsia="Microsoft YaHei" w:hAnsi="Microsoft YaHei" w:hint="eastAsia"/>
                  <w:sz w:val="16"/>
                  <w:szCs w:val="16"/>
                  <w:highlight w:val="yellow"/>
                </w:rPr>
                <w:t>后电制动最小值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182AD" w14:textId="77777777" w:rsidR="007850FB" w:rsidRDefault="007850FB" w:rsidP="007850FB">
            <w:pPr>
              <w:spacing w:line="240" w:lineRule="atLeast"/>
              <w:ind w:leftChars="-18" w:left="-6" w:hangingChars="20" w:hanging="32"/>
              <w:rPr>
                <w:ins w:id="466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C8EE961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67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119C39D5" w14:textId="77777777" w:rsidR="007850FB" w:rsidRDefault="007850FB" w:rsidP="007850FB">
            <w:pPr>
              <w:spacing w:line="240" w:lineRule="atLeast"/>
              <w:ind w:firstLineChars="0" w:firstLine="0"/>
              <w:rPr>
                <w:ins w:id="468" w:author="Yang Zhen SGH CDAY223" w:date="2026-01-15T16:53:00Z" w16du:dateUtc="2026-01-15T08:53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36324" w14:textId="77777777" w:rsidR="007850FB" w:rsidRDefault="007850FB" w:rsidP="007850FB">
            <w:pPr>
              <w:ind w:firstLineChars="0" w:firstLine="0"/>
              <w:outlineLvl w:val="0"/>
              <w:rPr>
                <w:ins w:id="469" w:author="Yang Zhen SGH CDAY223" w:date="2026-01-15T16:53:00Z" w16du:dateUtc="2026-01-15T08:53:00Z"/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14:paraId="3E96866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7C1171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5A032B6" w14:textId="77777777" w:rsidR="00850A5C" w:rsidRDefault="00850A5C" w:rsidP="00850A5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5DC64A08" w14:textId="77777777" w:rsidR="00850A5C" w:rsidRPr="00B75C42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0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B12ED8D" w14:textId="77777777" w:rsidR="00850A5C" w:rsidRPr="00B75C42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1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</w:pPr>
            <w:proofErr w:type="spellStart"/>
            <w:r w:rsidRPr="00B75C42"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2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>TarRegTrqFront</w:t>
            </w:r>
            <w:proofErr w:type="spellEnd"/>
            <w:r w:rsidRPr="00B75C42"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3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 xml:space="preserve">/ </w:t>
            </w:r>
            <w:proofErr w:type="spellStart"/>
            <w:r w:rsidRPr="00B75C42">
              <w:rPr>
                <w:rFonts w:ascii="Arial" w:eastAsiaTheme="minorEastAsia" w:hAnsi="Arial" w:cs="Arial"/>
                <w:sz w:val="16"/>
                <w:szCs w:val="16"/>
                <w:highlight w:val="yellow"/>
                <w:rPrChange w:id="474" w:author="Yang Zhen SGH CDAY223" w:date="2026-01-15T16:57:00Z" w16du:dateUtc="2026-01-15T08:57:00Z">
                  <w:rPr>
                    <w:rFonts w:ascii="Arial" w:eastAsiaTheme="minorEastAsia" w:hAnsi="Arial" w:cs="Arial"/>
                    <w:sz w:val="16"/>
                    <w:szCs w:val="16"/>
                  </w:rPr>
                </w:rPrChange>
              </w:rPr>
              <w:t>TarRegTrqRear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02FE92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VMC前后轴目标电制动扭矩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0F659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2EB91A16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0E2A9BB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51154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14:paraId="22C0E24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FAFE54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9FCB5C9" w14:textId="77777777" w:rsidR="00850A5C" w:rsidRDefault="00850A5C" w:rsidP="00850A5C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VCU</w:t>
            </w:r>
          </w:p>
        </w:tc>
        <w:tc>
          <w:tcPr>
            <w:tcW w:w="375" w:type="pct"/>
            <w:tcBorders>
              <w:right w:val="single" w:sz="4" w:space="0" w:color="auto"/>
            </w:tcBorders>
          </w:tcPr>
          <w:p w14:paraId="3ED68855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738F414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Theme="minorEastAsia" w:hAnsi="Arial" w:cs="Arial"/>
                <w:sz w:val="16"/>
                <w:szCs w:val="16"/>
              </w:rPr>
              <w:t>TotTarRegTrqCotrlRqst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F87CE1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  <w:highlight w:val="yellow"/>
              </w:rPr>
              <w:t>VMC电制动扭矩请求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DBA6DE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E9D7879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</w:tcPr>
          <w:p w14:paraId="7A23B463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C32AD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850A5C" w14:paraId="0AA919C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CB67A70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F840C0D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7CF481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60E178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5A9D9E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96BC7" w14:textId="77777777" w:rsidR="00850A5C" w:rsidRDefault="00850A5C" w:rsidP="00850A5C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88A9B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A49EE" w14:textId="77777777" w:rsidR="00850A5C" w:rsidRDefault="00850A5C" w:rsidP="00850A5C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2FF68" w14:textId="77777777" w:rsidR="00850A5C" w:rsidRDefault="00850A5C" w:rsidP="00850A5C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  <w:r>
              <w:rPr>
                <w:rFonts w:hint="eastAsia"/>
                <w:sz w:val="16"/>
                <w:szCs w:val="16"/>
              </w:rPr>
              <w:br/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  <w:p w14:paraId="143D31B8" w14:textId="77777777" w:rsidR="00850A5C" w:rsidRDefault="00850A5C" w:rsidP="00850A5C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81E0D" w14:paraId="6C5397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44E375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7ADD4D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CB9DA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3ED4A9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ins w:id="475" w:author="Yang Zhen SGH CDAY223" w:date="2026-01-15T16:58:00Z" w16du:dateUtc="2026-01-15T08:58:00Z"/>
                <w:sz w:val="16"/>
                <w:szCs w:val="16"/>
              </w:rPr>
            </w:pPr>
            <w:proofErr w:type="spellStart"/>
            <w:ins w:id="476" w:author="Yang Zhen SGH CDAY223" w:date="2026-01-15T16:58:00Z" w16du:dateUtc="2026-01-15T08:58:00Z">
              <w:r w:rsidRPr="00E53882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E53882">
                <w:rPr>
                  <w:sz w:val="16"/>
                  <w:szCs w:val="16"/>
                </w:rPr>
                <w:t>Rqst_FL</w:t>
              </w:r>
              <w:proofErr w:type="spellEnd"/>
            </w:ins>
          </w:p>
          <w:p w14:paraId="4153BF3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ins w:id="477" w:author="Yang Zhen SGH CDAY223" w:date="2026-01-15T16:58:00Z" w16du:dateUtc="2026-01-15T08:58:00Z"/>
                <w:sz w:val="16"/>
                <w:szCs w:val="16"/>
              </w:rPr>
            </w:pPr>
            <w:proofErr w:type="spellStart"/>
            <w:ins w:id="478" w:author="Yang Zhen SGH CDAY223" w:date="2026-01-15T16:58:00Z" w16du:dateUtc="2026-01-15T08:58:00Z">
              <w:r w:rsidRPr="00F21957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F21957">
                <w:rPr>
                  <w:sz w:val="16"/>
                  <w:szCs w:val="16"/>
                </w:rPr>
                <w:t>Rqst_FR</w:t>
              </w:r>
              <w:proofErr w:type="spellEnd"/>
              <w:r w:rsidRPr="00F21957">
                <w:rPr>
                  <w:rFonts w:hint="eastAsia"/>
                  <w:sz w:val="16"/>
                  <w:szCs w:val="16"/>
                </w:rPr>
                <w:t xml:space="preserve"> </w:t>
              </w:r>
              <w:proofErr w:type="spellStart"/>
              <w:r w:rsidRPr="00F21957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F21957">
                <w:rPr>
                  <w:sz w:val="16"/>
                  <w:szCs w:val="16"/>
                </w:rPr>
                <w:t>Rqst_R</w:t>
              </w:r>
              <w:r>
                <w:rPr>
                  <w:rFonts w:hint="eastAsia"/>
                  <w:sz w:val="16"/>
                  <w:szCs w:val="16"/>
                </w:rPr>
                <w:t>L</w:t>
              </w:r>
              <w:proofErr w:type="spellEnd"/>
            </w:ins>
          </w:p>
          <w:p w14:paraId="586B6C60" w14:textId="44DBE046" w:rsidR="00281E0D" w:rsidDel="008568F3" w:rsidRDefault="00281E0D" w:rsidP="00281E0D">
            <w:pPr>
              <w:adjustRightInd w:val="0"/>
              <w:snapToGrid w:val="0"/>
              <w:ind w:firstLineChars="0" w:firstLine="0"/>
              <w:rPr>
                <w:del w:id="479" w:author="Yang Zhen SGH CDAY223" w:date="2026-01-15T16:58:00Z" w16du:dateUtc="2026-01-15T08:58:00Z"/>
                <w:sz w:val="16"/>
                <w:szCs w:val="16"/>
              </w:rPr>
            </w:pPr>
            <w:proofErr w:type="spellStart"/>
            <w:ins w:id="480" w:author="Yang Zhen SGH CDAY223" w:date="2026-01-15T16:58:00Z" w16du:dateUtc="2026-01-15T08:58:00Z">
              <w:r w:rsidRPr="00F21957">
                <w:rPr>
                  <w:sz w:val="16"/>
                  <w:szCs w:val="16"/>
                </w:rPr>
                <w:t>CdcCurrentMax</w:t>
              </w:r>
              <w:proofErr w:type="spellEnd"/>
              <w:r>
                <w:rPr>
                  <w:rFonts w:hint="eastAsia"/>
                  <w:sz w:val="16"/>
                  <w:szCs w:val="16"/>
                </w:rPr>
                <w:t>/</w:t>
              </w:r>
              <w:proofErr w:type="spellStart"/>
              <w:r>
                <w:rPr>
                  <w:rFonts w:hint="eastAsia"/>
                  <w:sz w:val="16"/>
                  <w:szCs w:val="16"/>
                </w:rPr>
                <w:t>Min</w:t>
              </w:r>
              <w:r w:rsidRPr="00F21957">
                <w:rPr>
                  <w:sz w:val="16"/>
                  <w:szCs w:val="16"/>
                </w:rPr>
                <w:t>Rqst_</w:t>
              </w:r>
              <w:r>
                <w:rPr>
                  <w:rFonts w:hint="eastAsia"/>
                  <w:sz w:val="16"/>
                  <w:szCs w:val="16"/>
                </w:rPr>
                <w:t>RR</w:t>
              </w:r>
            </w:ins>
            <w:proofErr w:type="spellEnd"/>
            <w:del w:id="481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CdcCurrentReq_FL</w:delText>
              </w:r>
            </w:del>
          </w:p>
          <w:p w14:paraId="2C2989E0" w14:textId="0C0DA301" w:rsidR="00281E0D" w:rsidDel="008568F3" w:rsidRDefault="00281E0D" w:rsidP="00281E0D">
            <w:pPr>
              <w:adjustRightInd w:val="0"/>
              <w:snapToGrid w:val="0"/>
              <w:ind w:firstLineChars="0" w:firstLine="0"/>
              <w:rPr>
                <w:del w:id="482" w:author="Yang Zhen SGH CDAY223" w:date="2026-01-15T16:58:00Z" w16du:dateUtc="2026-01-15T08:58:00Z"/>
                <w:sz w:val="16"/>
                <w:szCs w:val="16"/>
              </w:rPr>
            </w:pPr>
            <w:del w:id="483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CdcCurrentReq_FR</w:delText>
              </w:r>
            </w:del>
          </w:p>
          <w:p w14:paraId="509B2F8A" w14:textId="7E86BDD7" w:rsidR="00281E0D" w:rsidDel="008568F3" w:rsidRDefault="00281E0D" w:rsidP="00281E0D">
            <w:pPr>
              <w:adjustRightInd w:val="0"/>
              <w:snapToGrid w:val="0"/>
              <w:ind w:firstLineChars="0" w:firstLine="0"/>
              <w:rPr>
                <w:del w:id="484" w:author="Yang Zhen SGH CDAY223" w:date="2026-01-15T16:58:00Z" w16du:dateUtc="2026-01-15T08:58:00Z"/>
                <w:sz w:val="16"/>
                <w:szCs w:val="16"/>
              </w:rPr>
            </w:pPr>
            <w:del w:id="485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CdcCurrentReq_RL</w:delText>
              </w:r>
            </w:del>
          </w:p>
          <w:p w14:paraId="6C7BA0D0" w14:textId="122DD912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  <w:del w:id="486" w:author="Yang Zhen SGH CDAY223" w:date="2026-01-15T16:58:00Z" w16du:dateUtc="2026-01-15T08:58:00Z">
              <w:r w:rsidDel="008568F3">
                <w:rPr>
                  <w:rFonts w:hint="eastAsia"/>
                  <w:sz w:val="16"/>
                  <w:szCs w:val="16"/>
                </w:rPr>
                <w:delText>CdcCurrentReq_RR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D54A0A" w14:textId="1BF7AEED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87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>Min / Max</w:t>
              </w:r>
            </w:ins>
          </w:p>
          <w:p w14:paraId="5A8652D9" w14:textId="3A351E7D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88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 xml:space="preserve"> Min / Max</w:t>
              </w:r>
            </w:ins>
          </w:p>
          <w:p w14:paraId="6E253A47" w14:textId="6098A7BF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89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 xml:space="preserve"> Min / Max</w:t>
              </w:r>
            </w:ins>
          </w:p>
          <w:p w14:paraId="2539A1C4" w14:textId="209A5C66" w:rsidR="00281E0D" w:rsidRDefault="00281E0D" w:rsidP="00281E0D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电流百分比</w:t>
            </w:r>
            <w:ins w:id="490" w:author="Yang Zhen SGH CDAY223" w:date="2026-01-15T16:58:00Z" w16du:dateUtc="2026-01-15T08:58:00Z">
              <w:r>
                <w:rPr>
                  <w:rFonts w:hint="eastAsia"/>
                  <w:sz w:val="16"/>
                  <w:szCs w:val="16"/>
                </w:rPr>
                <w:t>Min / Max</w:t>
              </w:r>
            </w:ins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FAC4E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81E67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3D4B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4A77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  <w:p w14:paraId="5288FCB5" w14:textId="77777777" w:rsidR="00281E0D" w:rsidRDefault="00281E0D" w:rsidP="00281E0D">
            <w:pPr>
              <w:ind w:firstLineChars="0" w:firstLine="0"/>
              <w:outlineLvl w:val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</w:p>
        </w:tc>
      </w:tr>
      <w:tr w:rsidR="00281E0D" w14:paraId="422E14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DE22B3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8A1B16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E1EB77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72542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C1283D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减震器状态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83003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6AE6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D213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05AF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</w:t>
            </w:r>
            <w:proofErr w:type="spellStart"/>
            <w:r>
              <w:rPr>
                <w:rFonts w:hint="eastAsia"/>
                <w:sz w:val="16"/>
                <w:szCs w:val="16"/>
              </w:rPr>
              <w:t>Not_Controllable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$1=</w:t>
            </w:r>
            <w:proofErr w:type="spellStart"/>
            <w:r>
              <w:rPr>
                <w:rFonts w:hint="eastAsia"/>
                <w:sz w:val="16"/>
                <w:szCs w:val="16"/>
              </w:rPr>
              <w:t>Ready_for_Control</w:t>
            </w:r>
            <w:proofErr w:type="spellEnd"/>
            <w:r>
              <w:rPr>
                <w:rFonts w:hint="eastAsia"/>
                <w:sz w:val="16"/>
                <w:szCs w:val="16"/>
              </w:rPr>
              <w:br/>
              <w:t>$2=Controlled</w:t>
            </w:r>
            <w:r>
              <w:rPr>
                <w:rFonts w:hint="eastAsia"/>
                <w:sz w:val="16"/>
                <w:szCs w:val="16"/>
              </w:rPr>
              <w:br/>
              <w:t>$3=Error</w:t>
            </w:r>
            <w:r>
              <w:rPr>
                <w:rFonts w:hint="eastAsia"/>
                <w:sz w:val="16"/>
                <w:szCs w:val="16"/>
              </w:rPr>
              <w:br/>
              <w:t>$4=Reserved</w:t>
            </w:r>
            <w:r>
              <w:rPr>
                <w:rFonts w:hint="eastAsia"/>
                <w:sz w:val="16"/>
                <w:szCs w:val="16"/>
              </w:rPr>
              <w:br/>
              <w:t>$5=Reserved</w:t>
            </w:r>
            <w:r>
              <w:rPr>
                <w:rFonts w:hint="eastAsia"/>
                <w:sz w:val="16"/>
                <w:szCs w:val="16"/>
              </w:rPr>
              <w:br/>
              <w:t>$6=Reserved</w:t>
            </w:r>
            <w:r>
              <w:rPr>
                <w:rFonts w:hint="eastAsia"/>
                <w:sz w:val="16"/>
                <w:szCs w:val="16"/>
              </w:rPr>
              <w:br/>
              <w:t>$7=Reserved</w:t>
            </w:r>
          </w:p>
        </w:tc>
      </w:tr>
      <w:tr w:rsidR="00281E0D" w14:paraId="40BEFAA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CE5196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C0CF17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993D8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DA13E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SUCUVlvActuCrntFL</w:t>
            </w:r>
            <w:proofErr w:type="spellEnd"/>
          </w:p>
          <w:p w14:paraId="053B213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SUCUVlvActuCrntFR</w:t>
            </w:r>
            <w:proofErr w:type="spellEnd"/>
          </w:p>
          <w:p w14:paraId="48755AB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SUCUVlvActuCrntRL</w:t>
            </w:r>
            <w:proofErr w:type="spellEnd"/>
          </w:p>
          <w:p w14:paraId="59254F3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SUCUVlvActuCrntRR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75C775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左前电磁阀实际电流百分比</w:t>
            </w:r>
          </w:p>
          <w:p w14:paraId="015B7C0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右前电磁阀实际电流百分比</w:t>
            </w:r>
          </w:p>
          <w:p w14:paraId="2DB20B8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左后电磁阀实际电流百分比</w:t>
            </w:r>
          </w:p>
          <w:p w14:paraId="22723FD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SUCU</w:t>
            </w:r>
            <w:r>
              <w:rPr>
                <w:rFonts w:hint="eastAsia"/>
                <w:sz w:val="16"/>
                <w:szCs w:val="16"/>
              </w:rPr>
              <w:t>右后电磁阀实际电流百分比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073C96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C07C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B3C8E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F398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281E0D" w14:paraId="647671A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9A30094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CDC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D5A302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F5B10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794BB7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CdcBaseCurrent_FL</w:t>
            </w:r>
            <w:proofErr w:type="spellEnd"/>
          </w:p>
          <w:p w14:paraId="1FE9D73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CdcBaseCurrent_FR</w:t>
            </w:r>
            <w:proofErr w:type="spellEnd"/>
          </w:p>
          <w:p w14:paraId="68F16DE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CdcBaseCurrent_RL</w:t>
            </w:r>
            <w:proofErr w:type="spellEnd"/>
          </w:p>
          <w:p w14:paraId="111247D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CdcBaseCurrent_RR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55A751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7A4AF4D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289F646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基础电流百分比</w:t>
            </w:r>
          </w:p>
          <w:p w14:paraId="05DC635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r>
              <w:rPr>
                <w:rFonts w:hint="eastAsia"/>
                <w:sz w:val="16"/>
                <w:szCs w:val="16"/>
              </w:rPr>
              <w:t>CDC</w:t>
            </w:r>
            <w:r>
              <w:rPr>
                <w:rFonts w:hint="eastAsia"/>
                <w:sz w:val="16"/>
                <w:szCs w:val="16"/>
              </w:rPr>
              <w:t>基础电流</w:t>
            </w:r>
            <w:r>
              <w:rPr>
                <w:rFonts w:hint="eastAsia"/>
                <w:sz w:val="16"/>
                <w:szCs w:val="16"/>
              </w:rPr>
              <w:lastRenderedPageBreak/>
              <w:t>百分比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CE8B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D8669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E5361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87B1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E=N*1</w:t>
            </w:r>
          </w:p>
        </w:tc>
      </w:tr>
      <w:tr w:rsidR="00281E0D" w14:paraId="104D546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EF1EC48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20241E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BA5FF4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A3FE70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08F622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主动悬架激活请求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F46A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171B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4EA0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6BE3E5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1" w:author="Yang Zhen SGH CDAY223" w:date="2026-01-16T10:49:00Z" w16du:dateUtc="2026-01-16T02:49:00Z"/>
                <w:sz w:val="16"/>
                <w:szCs w:val="16"/>
              </w:rPr>
            </w:pPr>
            <w:ins w:id="492" w:author="Yang Zhen SGH CDAY223" w:date="2026-01-16T10:49:00Z" w16du:dateUtc="2026-01-16T02:49:00Z">
              <w:r w:rsidRPr="00FB4046">
                <w:rPr>
                  <w:rFonts w:hint="eastAsia"/>
                  <w:sz w:val="16"/>
                  <w:szCs w:val="16"/>
                </w:rPr>
                <w:t>$0=No Request</w:t>
              </w:r>
              <w:r w:rsidRPr="00FB4046">
                <w:rPr>
                  <w:rFonts w:hint="eastAsia"/>
                  <w:sz w:val="16"/>
                  <w:szCs w:val="16"/>
                </w:rPr>
                <w:t>（无请求）</w:t>
              </w:r>
            </w:ins>
          </w:p>
          <w:p w14:paraId="68128854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3" w:author="Yang Zhen SGH CDAY223" w:date="2026-01-16T10:49:00Z" w16du:dateUtc="2026-01-16T02:49:00Z"/>
                <w:sz w:val="16"/>
                <w:szCs w:val="16"/>
              </w:rPr>
            </w:pPr>
            <w:ins w:id="494" w:author="Yang Zhen SGH CDAY223" w:date="2026-01-16T10:49:00Z" w16du:dateUtc="2026-01-16T02:49:00Z">
              <w:r w:rsidRPr="00FB4046">
                <w:rPr>
                  <w:rFonts w:hint="eastAsia"/>
                  <w:sz w:val="16"/>
                  <w:szCs w:val="16"/>
                </w:rPr>
                <w:t>$1=Mode Damper Force Offset</w:t>
              </w:r>
              <w:r w:rsidRPr="00FB4046">
                <w:rPr>
                  <w:rFonts w:hint="eastAsia"/>
                  <w:sz w:val="16"/>
                  <w:szCs w:val="16"/>
                </w:rPr>
                <w:t>（阻尼力补偿模式）</w:t>
              </w:r>
            </w:ins>
          </w:p>
          <w:p w14:paraId="2A04EAF0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5" w:author="Yang Zhen SGH CDAY223" w:date="2026-01-16T10:49:00Z" w16du:dateUtc="2026-01-16T02:49:00Z"/>
                <w:sz w:val="16"/>
                <w:szCs w:val="16"/>
              </w:rPr>
            </w:pPr>
            <w:ins w:id="496" w:author="Yang Zhen SGH CDAY223" w:date="2026-01-16T10:49:00Z" w16du:dateUtc="2026-01-16T02:49:00Z">
              <w:r w:rsidRPr="00FB4046">
                <w:rPr>
                  <w:rFonts w:hint="eastAsia"/>
                  <w:sz w:val="16"/>
                  <w:szCs w:val="16"/>
                </w:rPr>
                <w:t>$2= Mode Damper Force Override</w:t>
              </w:r>
              <w:r w:rsidRPr="00FB4046">
                <w:rPr>
                  <w:rFonts w:hint="eastAsia"/>
                  <w:sz w:val="16"/>
                  <w:szCs w:val="16"/>
                </w:rPr>
                <w:t>（阻尼力接管模式）</w:t>
              </w:r>
            </w:ins>
          </w:p>
          <w:p w14:paraId="19B5CCA9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7" w:author="Yang Zhen SGH CDAY223" w:date="2026-01-16T10:49:00Z" w16du:dateUtc="2026-01-16T02:49:00Z"/>
                <w:sz w:val="16"/>
                <w:szCs w:val="16"/>
              </w:rPr>
            </w:pPr>
            <w:ins w:id="498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$3=Reserved</w:t>
              </w:r>
            </w:ins>
          </w:p>
          <w:p w14:paraId="6E793034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499" w:author="Yang Zhen SGH CDAY223" w:date="2026-01-16T10:49:00Z" w16du:dateUtc="2026-01-16T02:49:00Z"/>
                <w:sz w:val="16"/>
                <w:szCs w:val="16"/>
              </w:rPr>
            </w:pPr>
            <w:ins w:id="500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$4=Reserved</w:t>
              </w:r>
            </w:ins>
          </w:p>
          <w:p w14:paraId="3A3B3FAA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501" w:author="Yang Zhen SGH CDAY223" w:date="2026-01-16T10:49:00Z" w16du:dateUtc="2026-01-16T02:49:00Z"/>
                <w:sz w:val="16"/>
                <w:szCs w:val="16"/>
              </w:rPr>
            </w:pPr>
            <w:ins w:id="502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$5=Reserved</w:t>
              </w:r>
            </w:ins>
          </w:p>
          <w:p w14:paraId="0E063181" w14:textId="77777777" w:rsidR="00FB4046" w:rsidRPr="00FB4046" w:rsidRDefault="00FB4046" w:rsidP="00FB4046">
            <w:pPr>
              <w:adjustRightInd w:val="0"/>
              <w:snapToGrid w:val="0"/>
              <w:ind w:firstLineChars="0" w:firstLine="0"/>
              <w:rPr>
                <w:ins w:id="503" w:author="Yang Zhen SGH CDAY223" w:date="2026-01-16T10:49:00Z" w16du:dateUtc="2026-01-16T02:49:00Z"/>
                <w:sz w:val="16"/>
                <w:szCs w:val="16"/>
              </w:rPr>
            </w:pPr>
            <w:ins w:id="504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$6=Reserved</w:t>
              </w:r>
            </w:ins>
          </w:p>
          <w:p w14:paraId="6AD1DE62" w14:textId="1EA5E60D" w:rsidR="00281E0D" w:rsidRDefault="00FB4046" w:rsidP="00FB404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ins w:id="505" w:author="Yang Zhen SGH CDAY223" w:date="2026-01-16T10:49:00Z" w16du:dateUtc="2026-01-16T02:49:00Z">
              <w:r w:rsidRPr="00FB4046">
                <w:rPr>
                  <w:sz w:val="16"/>
                  <w:szCs w:val="16"/>
                </w:rPr>
                <w:t>$7=Reserved</w:t>
              </w:r>
            </w:ins>
            <w:del w:id="506" w:author="Yang Zhen SGH CDAY223" w:date="2026-01-16T10:49:00Z" w16du:dateUtc="2026-01-16T02:49:00Z">
              <w:r w:rsidR="00281E0D" w:rsidDel="00FB4046">
                <w:rPr>
                  <w:rFonts w:hint="eastAsia"/>
                  <w:sz w:val="16"/>
                  <w:szCs w:val="16"/>
                </w:rPr>
                <w:delText>$0=No Request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delText>（无请求）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$1=Mode Roll Distribution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$2=Mode Damper Force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$3=Reserved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$4=Reserved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$5=Reserved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$6=Reserved</w:delText>
              </w:r>
              <w:r w:rsidR="00281E0D" w:rsidDel="00FB4046">
                <w:rPr>
                  <w:rFonts w:hint="eastAsia"/>
                  <w:sz w:val="16"/>
                  <w:szCs w:val="16"/>
                </w:rPr>
                <w:br/>
                <w:delText>$7=Reserved</w:delText>
              </w:r>
            </w:del>
          </w:p>
        </w:tc>
      </w:tr>
      <w:tr w:rsidR="00281E0D" w:rsidDel="00B52218" w14:paraId="43FF5D26" w14:textId="5FF4CFB9">
        <w:trPr>
          <w:del w:id="507" w:author="Yang Zhen SGH CDAY223" w:date="2026-01-16T10:46:00Z"/>
        </w:trPr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1AAF3F8" w14:textId="2A608231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08" w:author="Yang Zhen SGH CDAY223" w:date="2026-01-16T10:46:00Z" w16du:dateUtc="2026-01-16T02:46:00Z"/>
                <w:sz w:val="16"/>
                <w:szCs w:val="16"/>
              </w:rPr>
            </w:pPr>
            <w:del w:id="509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VMCU</w:delText>
              </w:r>
            </w:del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65E25B2" w14:textId="6FD8684E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0" w:author="Yang Zhen SGH CDAY223" w:date="2026-01-16T10:46:00Z" w16du:dateUtc="2026-01-16T02:46:00Z"/>
                <w:sz w:val="16"/>
                <w:szCs w:val="16"/>
              </w:rPr>
            </w:pPr>
            <w:del w:id="511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ActvSusp</w:delText>
              </w:r>
            </w:del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4D8E4C6" w14:textId="5C26632F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2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FCD58DE" w14:textId="739EF020" w:rsidR="00281E0D" w:rsidDel="00B52218" w:rsidRDefault="00281E0D" w:rsidP="00281E0D">
            <w:pPr>
              <w:adjustRightInd w:val="0"/>
              <w:snapToGrid w:val="0"/>
              <w:ind w:firstLineChars="0" w:firstLine="0"/>
              <w:rPr>
                <w:del w:id="513" w:author="Yang Zhen SGH CDAY223" w:date="2026-01-16T10:46:00Z" w16du:dateUtc="2026-01-16T02:46:00Z"/>
                <w:sz w:val="16"/>
                <w:szCs w:val="16"/>
              </w:rPr>
            </w:pPr>
            <w:del w:id="514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AntiRollTqDistbn</w:delText>
              </w:r>
            </w:del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3D72DCB" w14:textId="420519AE" w:rsidR="00281E0D" w:rsidDel="00B52218" w:rsidRDefault="00281E0D" w:rsidP="00281E0D">
            <w:pPr>
              <w:adjustRightInd w:val="0"/>
              <w:snapToGrid w:val="0"/>
              <w:ind w:firstLineChars="0" w:firstLine="0"/>
              <w:rPr>
                <w:del w:id="515" w:author="Yang Zhen SGH CDAY223" w:date="2026-01-16T10:46:00Z" w16du:dateUtc="2026-01-16T02:46:00Z"/>
                <w:sz w:val="16"/>
                <w:szCs w:val="16"/>
              </w:rPr>
            </w:pPr>
            <w:del w:id="516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前后轴防侧倾总扭矩目标分配</w:delText>
              </w:r>
            </w:del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48302" w14:textId="58B6F709" w:rsidR="00281E0D" w:rsidDel="00B52218" w:rsidRDefault="00281E0D" w:rsidP="00281E0D">
            <w:pPr>
              <w:spacing w:line="240" w:lineRule="atLeast"/>
              <w:ind w:leftChars="-18" w:left="-6" w:hangingChars="20" w:hanging="32"/>
              <w:rPr>
                <w:del w:id="517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2E1C1" w14:textId="7E2FF167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8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B9709" w14:textId="104CF428" w:rsidR="00281E0D" w:rsidDel="00B52218" w:rsidRDefault="00281E0D" w:rsidP="00281E0D">
            <w:pPr>
              <w:spacing w:line="240" w:lineRule="atLeast"/>
              <w:ind w:firstLineChars="0" w:firstLine="0"/>
              <w:rPr>
                <w:del w:id="519" w:author="Yang Zhen SGH CDAY223" w:date="2026-01-16T10:46:00Z" w16du:dateUtc="2026-01-16T02:46:00Z"/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1DF9A8" w14:textId="615A4ACF" w:rsidR="00281E0D" w:rsidDel="00B52218" w:rsidRDefault="00281E0D" w:rsidP="00281E0D">
            <w:pPr>
              <w:adjustRightInd w:val="0"/>
              <w:snapToGrid w:val="0"/>
              <w:ind w:firstLineChars="0" w:firstLine="0"/>
              <w:rPr>
                <w:del w:id="520" w:author="Yang Zhen SGH CDAY223" w:date="2026-01-16T10:46:00Z" w16du:dateUtc="2026-01-16T02:46:00Z"/>
                <w:sz w:val="16"/>
                <w:szCs w:val="16"/>
              </w:rPr>
            </w:pPr>
            <w:del w:id="521" w:author="Yang Zhen SGH CDAY223" w:date="2026-01-16T10:46:00Z" w16du:dateUtc="2026-01-16T02:46:00Z">
              <w:r w:rsidDel="00B52218">
                <w:rPr>
                  <w:rFonts w:hint="eastAsia"/>
                  <w:sz w:val="16"/>
                  <w:szCs w:val="16"/>
                </w:rPr>
                <w:delText>E=N*0.25</w:delText>
              </w:r>
            </w:del>
          </w:p>
        </w:tc>
      </w:tr>
      <w:tr w:rsidR="00281E0D" w14:paraId="1B248007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6A560B5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17BDAC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856BD3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863B7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CA44A50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C3CDD8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BCB37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E51A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E15B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1C66AAFE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2503EE5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B89B36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B54D7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268B0A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454DF73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2FA09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F166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DBD6F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7D2C89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5214AA2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BA8D18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4C39BB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F3AD9E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FC68C4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5F01127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ECE7A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F75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46FF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8E91D4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16EC442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DD1261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BAFEEF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77052A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B1EA17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ActvSuspTarForce_RR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</w:tcPr>
          <w:p w14:paraId="6125F85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右后轮目标主动阻尼力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45FBF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9E2D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F9A9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37AA2F7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BA42E6" w14:paraId="08D7648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0FF1DB5" w14:textId="77777777" w:rsidR="00BA42E6" w:rsidRDefault="00BA42E6" w:rsidP="00BA42E6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6234932" w14:textId="77777777" w:rsidR="00BA42E6" w:rsidRDefault="00BA42E6" w:rsidP="00BA42E6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BBF5F5" w14:textId="77777777" w:rsidR="00BA42E6" w:rsidRDefault="00BA42E6" w:rsidP="00BA42E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FD78170" w14:textId="77777777" w:rsidR="00BA42E6" w:rsidRDefault="00BA42E6" w:rsidP="00BA42E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ActSuspActrSts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98D5977" w14:textId="77777777" w:rsidR="00BA42E6" w:rsidRDefault="00BA42E6" w:rsidP="00BA42E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主动悬架执行器状态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DF16A" w14:textId="77777777" w:rsidR="00BA42E6" w:rsidRDefault="00BA42E6" w:rsidP="00BA42E6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33869" w14:textId="77777777" w:rsidR="00BA42E6" w:rsidRDefault="00BA42E6" w:rsidP="00BA42E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0A3C" w14:textId="77777777" w:rsidR="00BA42E6" w:rsidRDefault="00BA42E6" w:rsidP="00BA42E6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A8E9E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2" w:author="Yang Zhen SGH CDAY223" w:date="2026-01-16T10:50:00Z" w16du:dateUtc="2026-01-16T02:50:00Z"/>
                <w:sz w:val="16"/>
                <w:szCs w:val="16"/>
              </w:rPr>
            </w:pPr>
            <w:ins w:id="523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$0=</w:t>
              </w:r>
              <w:proofErr w:type="spellStart"/>
              <w:r w:rsidRPr="001A6E2E">
                <w:rPr>
                  <w:sz w:val="16"/>
                  <w:szCs w:val="16"/>
                </w:rPr>
                <w:t>Not_Controllable</w:t>
              </w:r>
              <w:proofErr w:type="spellEnd"/>
            </w:ins>
          </w:p>
          <w:p w14:paraId="11DE1838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4" w:author="Yang Zhen SGH CDAY223" w:date="2026-01-16T10:50:00Z" w16du:dateUtc="2026-01-16T02:50:00Z"/>
                <w:sz w:val="16"/>
                <w:szCs w:val="16"/>
              </w:rPr>
            </w:pPr>
            <w:ins w:id="525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$1=</w:t>
              </w:r>
              <w:proofErr w:type="spellStart"/>
              <w:r w:rsidRPr="001A6E2E">
                <w:rPr>
                  <w:sz w:val="16"/>
                  <w:szCs w:val="16"/>
                </w:rPr>
                <w:t>Ready_for_Control</w:t>
              </w:r>
              <w:proofErr w:type="spellEnd"/>
            </w:ins>
          </w:p>
          <w:p w14:paraId="1053E780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6" w:author="Yang Zhen SGH CDAY223" w:date="2026-01-16T10:50:00Z" w16du:dateUtc="2026-01-16T02:50:00Z"/>
                <w:sz w:val="16"/>
                <w:szCs w:val="16"/>
              </w:rPr>
            </w:pPr>
            <w:ins w:id="527" w:author="Yang Zhen SGH CDAY223" w:date="2026-01-16T10:50:00Z" w16du:dateUtc="2026-01-16T02:50:00Z">
              <w:r w:rsidRPr="001A6E2E">
                <w:rPr>
                  <w:rFonts w:hint="eastAsia"/>
                  <w:sz w:val="16"/>
                  <w:szCs w:val="16"/>
                </w:rPr>
                <w:t>$2=Mode Damper Force Offset</w:t>
              </w:r>
              <w:r w:rsidRPr="001A6E2E">
                <w:rPr>
                  <w:rFonts w:hint="eastAsia"/>
                  <w:sz w:val="16"/>
                  <w:szCs w:val="16"/>
                </w:rPr>
                <w:t>（阻尼力补偿模式）</w:t>
              </w:r>
            </w:ins>
          </w:p>
          <w:p w14:paraId="7DE4D417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28" w:author="Yang Zhen SGH CDAY223" w:date="2026-01-16T10:50:00Z" w16du:dateUtc="2026-01-16T02:50:00Z"/>
                <w:sz w:val="16"/>
                <w:szCs w:val="16"/>
              </w:rPr>
            </w:pPr>
            <w:ins w:id="529" w:author="Yang Zhen SGH CDAY223" w:date="2026-01-16T10:50:00Z" w16du:dateUtc="2026-01-16T02:50:00Z">
              <w:r w:rsidRPr="001A6E2E">
                <w:rPr>
                  <w:rFonts w:hint="eastAsia"/>
                  <w:sz w:val="16"/>
                  <w:szCs w:val="16"/>
                </w:rPr>
                <w:t>$3=Mode Damper Force Overwrite</w:t>
              </w:r>
              <w:r w:rsidRPr="001A6E2E">
                <w:rPr>
                  <w:rFonts w:hint="eastAsia"/>
                  <w:sz w:val="16"/>
                  <w:szCs w:val="16"/>
                </w:rPr>
                <w:t>（阻尼力接管模式）</w:t>
              </w:r>
            </w:ins>
          </w:p>
          <w:p w14:paraId="4EA97835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30" w:author="Yang Zhen SGH CDAY223" w:date="2026-01-16T10:50:00Z" w16du:dateUtc="2026-01-16T02:50:00Z"/>
                <w:sz w:val="16"/>
                <w:szCs w:val="16"/>
              </w:rPr>
            </w:pPr>
            <w:ins w:id="531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$4=Error</w:t>
              </w:r>
            </w:ins>
          </w:p>
          <w:p w14:paraId="56755ADA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32" w:author="Yang Zhen SGH CDAY223" w:date="2026-01-16T10:50:00Z" w16du:dateUtc="2026-01-16T02:50:00Z"/>
                <w:sz w:val="16"/>
                <w:szCs w:val="16"/>
              </w:rPr>
            </w:pPr>
            <w:ins w:id="533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$5=Reserved</w:t>
              </w:r>
            </w:ins>
          </w:p>
          <w:p w14:paraId="6F2B2F9D" w14:textId="77777777" w:rsidR="00BA42E6" w:rsidRPr="001A6E2E" w:rsidRDefault="00BA42E6" w:rsidP="00BA42E6">
            <w:pPr>
              <w:adjustRightInd w:val="0"/>
              <w:snapToGrid w:val="0"/>
              <w:ind w:firstLineChars="0" w:firstLine="0"/>
              <w:rPr>
                <w:ins w:id="534" w:author="Yang Zhen SGH CDAY223" w:date="2026-01-16T10:50:00Z" w16du:dateUtc="2026-01-16T02:50:00Z"/>
                <w:sz w:val="16"/>
                <w:szCs w:val="16"/>
              </w:rPr>
            </w:pPr>
            <w:ins w:id="535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$6=Reserved</w:t>
              </w:r>
            </w:ins>
          </w:p>
          <w:p w14:paraId="305D5D77" w14:textId="66CE92BE" w:rsidR="00BA42E6" w:rsidRDefault="00BA42E6" w:rsidP="00BA42E6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ins w:id="536" w:author="Yang Zhen SGH CDAY223" w:date="2026-01-16T10:50:00Z" w16du:dateUtc="2026-01-16T02:50:00Z">
              <w:r w:rsidRPr="001A6E2E">
                <w:rPr>
                  <w:sz w:val="16"/>
                  <w:szCs w:val="16"/>
                </w:rPr>
                <w:t>$7=Reserved</w:t>
              </w:r>
            </w:ins>
            <w:del w:id="537" w:author="Yang Zhen SGH CDAY223" w:date="2026-01-16T10:50:00Z" w16du:dateUtc="2026-01-16T02:50:00Z">
              <w:r w:rsidDel="00280C2B">
                <w:rPr>
                  <w:rFonts w:hint="eastAsia"/>
                  <w:sz w:val="16"/>
                  <w:szCs w:val="16"/>
                </w:rPr>
                <w:delText>$0=Not_Controllable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$1=Ready_for_Control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$2=Mode_RollDistribution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$3=Control_Mode_Damper_Force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$4=Error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$5=Reserved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$6=Reserved</w:delText>
              </w:r>
              <w:r w:rsidDel="00280C2B">
                <w:rPr>
                  <w:rFonts w:hint="eastAsia"/>
                  <w:sz w:val="16"/>
                  <w:szCs w:val="16"/>
                </w:rPr>
                <w:br/>
                <w:delText>$7=Reserved</w:delText>
              </w:r>
            </w:del>
          </w:p>
        </w:tc>
      </w:tr>
      <w:tr w:rsidR="00281E0D" w14:paraId="29D9EFBD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A37DDF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C4B278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38DF0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02D100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26FD1F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E79B1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5EF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AA6C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E29E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2FDF14C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8CEEC52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54CC448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D12C45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04053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4807B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5D9674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61D43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6B6A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6A878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3EAE1C9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C2BCC24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743320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7E241A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DFD961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4738B7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ABE1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B01A6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B04D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657A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309E5CA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88C25D9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94D0D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F1DC91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4B8355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E26CF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A57CF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7562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0C14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9F1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2D893FE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655FD1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BDC181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594893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61B83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E4BB5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4F77E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74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CACC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02CB0D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5F3E552C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565A7A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27DCD176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D5C6D03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DCF016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9769DA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B989D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AA3A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5886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71F850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42551985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55662B5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E159EE9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7E0C82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74B2DC7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C0001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15EBB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C11F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BAD98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1B37AF8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4D9E06B3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5C0DBF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ActvSusp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2C48B2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91BE00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D6EBD4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C60C20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9A4C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C5D4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4516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2B2BA3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E=N*1-32768</w:t>
            </w:r>
          </w:p>
        </w:tc>
      </w:tr>
      <w:tr w:rsidR="00281E0D" w14:paraId="2FC5301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4273E8A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3B13086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F9F670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141975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AirSuspActvRqst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C56FBC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>
              <w:rPr>
                <w:rFonts w:hint="eastAsia"/>
                <w:sz w:val="16"/>
                <w:szCs w:val="16"/>
              </w:rPr>
              <w:t>空簧执行</w:t>
            </w:r>
            <w:proofErr w:type="gramEnd"/>
            <w:r>
              <w:rPr>
                <w:rFonts w:hint="eastAsia"/>
                <w:sz w:val="16"/>
                <w:szCs w:val="16"/>
              </w:rPr>
              <w:t>请求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05FD14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A9E7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D150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48CFF1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$0=No Request</w:t>
            </w:r>
            <w:r>
              <w:rPr>
                <w:rFonts w:hint="eastAsia"/>
                <w:sz w:val="16"/>
                <w:szCs w:val="16"/>
              </w:rPr>
              <w:t>（无请求）</w:t>
            </w:r>
          </w:p>
          <w:p w14:paraId="7023FD9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$1=Request</w:t>
            </w:r>
            <w:r>
              <w:rPr>
                <w:rFonts w:hint="eastAsia"/>
                <w:sz w:val="16"/>
                <w:szCs w:val="16"/>
              </w:rPr>
              <w:t>（请求）</w:t>
            </w:r>
          </w:p>
        </w:tc>
      </w:tr>
      <w:tr w:rsidR="00281E0D" w14:paraId="4949E092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AD3149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ECA833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19511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49A7D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4CB8C8E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</w:t>
            </w:r>
            <w:proofErr w:type="gramStart"/>
            <w:r>
              <w:rPr>
                <w:rFonts w:hint="eastAsia"/>
                <w:sz w:val="16"/>
                <w:szCs w:val="16"/>
              </w:rPr>
              <w:t>前空簧目标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14CE4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FBF6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E1CC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2F28950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2D8A6A1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214349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C3285F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6A3DF6F6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2390F5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20E4F5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A06116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5D54AC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2A23891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0D3B7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6E06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CE1B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256BBF5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319907C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56CB876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917344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22134AA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663833C6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15272F2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B4917E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5E25E05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E1D308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DB24E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23699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969E32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043FC3E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D4C13D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AA1260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633C79A3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10D33E0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9243D8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5E59B28B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2236F6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476051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TarStfnLvlReRi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0EADCCB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hint="eastAsia"/>
                <w:sz w:val="16"/>
                <w:szCs w:val="16"/>
              </w:rPr>
              <w:t>空簧目标</w:t>
            </w:r>
            <w:proofErr w:type="gramEnd"/>
            <w:r>
              <w:rPr>
                <w:rFonts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93A3BB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D249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063CE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4AB1B83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EF502C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8785C3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7C7789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0A82222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2FE6F94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0B319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67B64B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6D3DD6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AirSpringActrStsFb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8E0B9B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空气弹簧执行器状态反馈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17566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41B4A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D3CE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7D5F42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</w:t>
            </w:r>
            <w:proofErr w:type="spellStart"/>
            <w:r>
              <w:rPr>
                <w:sz w:val="16"/>
                <w:szCs w:val="16"/>
              </w:rPr>
              <w:t>Not_Controllable</w:t>
            </w:r>
            <w:proofErr w:type="spellEnd"/>
          </w:p>
          <w:p w14:paraId="4605847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</w:t>
            </w:r>
            <w:proofErr w:type="spellStart"/>
            <w:r>
              <w:rPr>
                <w:sz w:val="16"/>
                <w:szCs w:val="16"/>
              </w:rPr>
              <w:t>Ready_for_Control</w:t>
            </w:r>
            <w:proofErr w:type="spellEnd"/>
          </w:p>
          <w:p w14:paraId="5CB8B24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$2=Controlled</w:t>
            </w:r>
          </w:p>
          <w:p w14:paraId="349D670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$3=Error</w:t>
            </w:r>
          </w:p>
          <w:p w14:paraId="15873C3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$4=Reserved</w:t>
            </w:r>
          </w:p>
          <w:p w14:paraId="001D98F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$7=Reserved</w:t>
            </w:r>
          </w:p>
        </w:tc>
      </w:tr>
      <w:tr w:rsidR="00281E0D" w14:paraId="0BBB415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D653DF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7007D28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723E4A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70888B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5D7142B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空簧系统左前实际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B2C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CFA4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9D00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87C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26F9A6FA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29C6B053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6673472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053E085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2CD8FF6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ECASRtFntRealH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1BCA9E8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31A625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FBD3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BF1A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17BD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3167BB51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528788A1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34917117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AAC48B6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E6E414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ECASLtRrtRealH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CB7F2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B1CF7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3295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5C0F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481C04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44945E30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7389E18C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B9EB0D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1F41BF9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6CE20BC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ECASLtRrRealH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6EBAA5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空簧系统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右后实际高度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2909E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2BC0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49FC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26E75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E=N*0.1-150</w:t>
            </w:r>
          </w:p>
        </w:tc>
      </w:tr>
      <w:tr w:rsidR="00281E0D" w14:paraId="0316BF9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AEE2F8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6EA32570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3E02524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8FD757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3E9080E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前空簧当前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AE88AB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BDE50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46BD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628E8A8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1165ADB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04C640A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44AB84E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0A6A79DB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1AC1526F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05843DD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3D45904A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30BD344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SuspStiffFrntRi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58BA058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右前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34947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058F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ED7C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7C8759C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6F8D10AB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11C5726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5EC36E4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36983654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31D174CA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AirSprin</w:t>
            </w:r>
            <w:r>
              <w:rPr>
                <w:rFonts w:hint="eastAsia"/>
                <w:sz w:val="16"/>
                <w:szCs w:val="16"/>
              </w:rPr>
              <w:lastRenderedPageBreak/>
              <w:t>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B7A45FE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>VMC</w:t>
            </w:r>
            <w:r>
              <w:rPr>
                <w:rFonts w:hint="eastAsia"/>
                <w:sz w:val="16"/>
                <w:szCs w:val="16"/>
              </w:rPr>
              <w:lastRenderedPageBreak/>
              <w:t>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CDC0E9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1128B79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SuspStiffReLe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6217AB3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左后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</w:t>
            </w: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lastRenderedPageBreak/>
              <w:t>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03FE3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FB850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EAE88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C7A463C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59E559CA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4EB28D19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$2=Level 2</w:t>
            </w:r>
          </w:p>
          <w:p w14:paraId="32DBD572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  <w:tr w:rsidR="00281E0D" w14:paraId="5F03EC19" w14:textId="77777777">
        <w:tc>
          <w:tcPr>
            <w:tcW w:w="426" w:type="pct"/>
            <w:tcBorders>
              <w:right w:val="single" w:sz="4" w:space="0" w:color="auto"/>
            </w:tcBorders>
            <w:vAlign w:val="center"/>
          </w:tcPr>
          <w:p w14:paraId="08690C09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AirSpring</w:t>
            </w:r>
            <w:proofErr w:type="spellEnd"/>
          </w:p>
        </w:tc>
        <w:tc>
          <w:tcPr>
            <w:tcW w:w="304" w:type="pct"/>
            <w:tcBorders>
              <w:right w:val="single" w:sz="4" w:space="0" w:color="auto"/>
            </w:tcBorders>
            <w:vAlign w:val="center"/>
          </w:tcPr>
          <w:p w14:paraId="40FF6EBD" w14:textId="77777777" w:rsidR="00281E0D" w:rsidRDefault="00281E0D" w:rsidP="00281E0D">
            <w:pPr>
              <w:spacing w:line="240" w:lineRule="atLeast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VMCU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2482EB7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32" w:type="pct"/>
            <w:tcBorders>
              <w:right w:val="single" w:sz="4" w:space="0" w:color="auto"/>
            </w:tcBorders>
            <w:vAlign w:val="center"/>
          </w:tcPr>
          <w:p w14:paraId="4634E517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SuspStiffReRi</w:t>
            </w:r>
            <w:proofErr w:type="spellEnd"/>
          </w:p>
        </w:tc>
        <w:tc>
          <w:tcPr>
            <w:tcW w:w="844" w:type="pct"/>
            <w:tcBorders>
              <w:left w:val="single" w:sz="4" w:space="0" w:color="auto"/>
            </w:tcBorders>
            <w:vAlign w:val="center"/>
          </w:tcPr>
          <w:p w14:paraId="76458F8D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rFonts w:ascii="Microsoft YaHei" w:eastAsia="Microsoft YaHei" w:hAnsi="Microsoft YaHei" w:hint="eastAsia"/>
                <w:sz w:val="16"/>
                <w:szCs w:val="16"/>
              </w:rPr>
            </w:pPr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右后</w:t>
            </w:r>
            <w:proofErr w:type="gramStart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空簧当前</w:t>
            </w:r>
            <w:proofErr w:type="gramEnd"/>
            <w:r>
              <w:rPr>
                <w:rFonts w:ascii="Microsoft YaHei" w:eastAsia="Microsoft YaHei" w:hAnsi="Microsoft YaHei" w:hint="eastAsia"/>
                <w:sz w:val="16"/>
                <w:szCs w:val="16"/>
              </w:rPr>
              <w:t>刚度等级</w:t>
            </w: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A0F926" w14:textId="77777777" w:rsidR="00281E0D" w:rsidRDefault="00281E0D" w:rsidP="00281E0D">
            <w:pPr>
              <w:spacing w:line="240" w:lineRule="atLeast"/>
              <w:ind w:leftChars="-18" w:left="-6" w:hangingChars="20" w:hanging="32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831A6B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26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95F21" w14:textId="77777777" w:rsidR="00281E0D" w:rsidRDefault="00281E0D" w:rsidP="00281E0D">
            <w:pPr>
              <w:spacing w:line="240" w:lineRule="atLeast"/>
              <w:ind w:firstLineChars="0" w:firstLine="0"/>
              <w:rPr>
                <w:rFonts w:ascii="Arial" w:eastAsiaTheme="minorEastAsia" w:hAnsi="Arial" w:cs="Arial"/>
                <w:sz w:val="16"/>
                <w:szCs w:val="16"/>
              </w:rPr>
            </w:pPr>
          </w:p>
        </w:tc>
        <w:tc>
          <w:tcPr>
            <w:tcW w:w="1129" w:type="pct"/>
            <w:tcBorders>
              <w:left w:val="single" w:sz="4" w:space="0" w:color="auto"/>
              <w:right w:val="single" w:sz="4" w:space="0" w:color="auto"/>
            </w:tcBorders>
          </w:tcPr>
          <w:p w14:paraId="59E329F6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$0=Default</w:t>
            </w:r>
          </w:p>
          <w:p w14:paraId="7ACDAC50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$1=Level 1</w:t>
            </w:r>
          </w:p>
          <w:p w14:paraId="3F58731F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$2=Level 2</w:t>
            </w:r>
          </w:p>
          <w:p w14:paraId="3F45420E" w14:textId="77777777" w:rsidR="00281E0D" w:rsidRDefault="00281E0D" w:rsidP="00281E0D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$3=Reserve</w:t>
            </w:r>
          </w:p>
        </w:tc>
      </w:tr>
    </w:tbl>
    <w:p w14:paraId="34857331" w14:textId="77777777" w:rsidR="009E3A7B" w:rsidRDefault="009E3A7B">
      <w:pPr>
        <w:ind w:firstLine="420"/>
      </w:pPr>
    </w:p>
    <w:p w14:paraId="7EA0FF28" w14:textId="77777777" w:rsidR="009E3A7B" w:rsidRDefault="009E3A7B">
      <w:pPr>
        <w:ind w:firstLine="420"/>
      </w:pPr>
    </w:p>
    <w:p w14:paraId="01699201" w14:textId="77777777" w:rsidR="009E3A7B" w:rsidRDefault="009E3A7B">
      <w:pPr>
        <w:ind w:firstLine="420"/>
      </w:pPr>
    </w:p>
    <w:p w14:paraId="4A12D634" w14:textId="77777777" w:rsidR="009E3A7B" w:rsidRDefault="00FF6374">
      <w:pPr>
        <w:pStyle w:val="1"/>
        <w:rPr>
          <w:lang w:val="en-US"/>
        </w:rPr>
      </w:pPr>
      <w:bookmarkStart w:id="538" w:name="_Toc207715816"/>
      <w:bookmarkStart w:id="539" w:name="_Toc30566"/>
      <w:bookmarkStart w:id="540" w:name="_Toc29197258"/>
      <w:bookmarkStart w:id="541" w:name="_Toc300663647"/>
      <w:bookmarkStart w:id="542" w:name="_Toc300845538"/>
      <w:r>
        <w:rPr>
          <w:rFonts w:hint="eastAsia"/>
          <w:lang w:val="en-US"/>
        </w:rPr>
        <w:t>执行器需求</w:t>
      </w:r>
      <w:bookmarkEnd w:id="538"/>
      <w:bookmarkEnd w:id="539"/>
    </w:p>
    <w:p w14:paraId="4FB05851" w14:textId="77777777" w:rsidR="009E3A7B" w:rsidRDefault="00FF6374">
      <w:pPr>
        <w:ind w:firstLine="420"/>
      </w:pPr>
      <w:r>
        <w:rPr>
          <w:rFonts w:hint="eastAsia"/>
        </w:rPr>
        <w:t>该功能需要控制后转、制动执行器等。需要至少有一个执行器可用。</w:t>
      </w:r>
    </w:p>
    <w:tbl>
      <w:tblPr>
        <w:tblW w:w="9061" w:type="dxa"/>
        <w:tblInd w:w="567" w:type="dxa"/>
        <w:tblLook w:val="04A0" w:firstRow="1" w:lastRow="0" w:firstColumn="1" w:lastColumn="0" w:noHBand="0" w:noVBand="1"/>
      </w:tblPr>
      <w:tblGrid>
        <w:gridCol w:w="704"/>
        <w:gridCol w:w="709"/>
        <w:gridCol w:w="2268"/>
        <w:gridCol w:w="992"/>
        <w:gridCol w:w="4388"/>
      </w:tblGrid>
      <w:tr w:rsidR="009E3A7B" w14:paraId="0448239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B38EF0C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序号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12376E1D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系统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387FE56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/>
                <w:color w:val="000000"/>
                <w:sz w:val="22"/>
              </w:rPr>
              <w:t>零部件名称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335251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配置需求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68DD13A9" w14:textId="77777777" w:rsidR="009E3A7B" w:rsidRDefault="00FF6374">
            <w:pPr>
              <w:ind w:firstLineChars="0" w:firstLine="0"/>
              <w:jc w:val="center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需求概述</w:t>
            </w:r>
          </w:p>
        </w:tc>
      </w:tr>
      <w:tr w:rsidR="009E3A7B" w14:paraId="4AF223C4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8A58F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1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C838791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转向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F4BA56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R</w:t>
            </w:r>
            <w:r>
              <w:rPr>
                <w:rFonts w:ascii="Arial" w:eastAsiaTheme="minorEastAsia" w:hAnsi="Arial" w:cs="Arial"/>
                <w:color w:val="000000"/>
                <w:sz w:val="22"/>
              </w:rPr>
              <w:t>WS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后轮转向执行器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6E67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A1343E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不控制后转</w:t>
            </w:r>
          </w:p>
          <w:p w14:paraId="785E0BA8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4CFECE9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52FA3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2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8569614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C865A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S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BW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线控转向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 xml:space="preserve">/EPS 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非线控转向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01F7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/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F3FEBB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CST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不控制前转</w:t>
            </w:r>
          </w:p>
          <w:p w14:paraId="3780385B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766BA078" w14:textId="77777777">
        <w:trPr>
          <w:trHeight w:val="243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48D81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3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396C4A6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悬架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02C31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C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DC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连续可变阻尼减振器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FD79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6601CC" w14:textId="394ED113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阻尼调节（目标电流</w:t>
            </w:r>
            <w:ins w:id="543" w:author="Yang Zhen SGH CDAY223" w:date="2026-01-15T17:22:00Z" w16du:dateUtc="2026-01-15T09:22:00Z">
              <w:r w:rsidR="00F95862">
                <w:rPr>
                  <w:rFonts w:ascii="Arial" w:eastAsiaTheme="minorEastAsia" w:hAnsi="Arial" w:cs="Arial" w:hint="eastAsia"/>
                  <w:color w:val="000000"/>
                  <w:sz w:val="22"/>
                </w:rPr>
                <w:t>min/max</w:t>
              </w:r>
            </w:ins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）优化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  <w:p w14:paraId="3E5FA5E2" w14:textId="77777777" w:rsidR="009E3A7B" w:rsidRDefault="009E3A7B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  <w:tr w:rsidR="009E3A7B" w14:paraId="39475DB2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F825D7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4</w:t>
            </w:r>
          </w:p>
        </w:tc>
        <w:tc>
          <w:tcPr>
            <w:tcW w:w="709" w:type="dxa"/>
            <w:vMerge/>
            <w:tcBorders>
              <w:left w:val="nil"/>
              <w:right w:val="single" w:sz="4" w:space="0" w:color="auto"/>
            </w:tcBorders>
          </w:tcPr>
          <w:p w14:paraId="5FD06186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3A4944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空气弹簧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8BA5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0F1FE5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proofErr w:type="gramStart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空簧刚度</w:t>
            </w:r>
            <w:proofErr w:type="gramEnd"/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调节优化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，握手后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进行独占控制</w:t>
            </w:r>
          </w:p>
        </w:tc>
      </w:tr>
      <w:tr w:rsidR="009E3A7B" w14:paraId="4620A1CA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E256C6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5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327ACFD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24558F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主动悬架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0BCC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8311C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主动施加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 xml:space="preserve">damping force 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优化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pitch control</w:t>
            </w:r>
          </w:p>
        </w:tc>
      </w:tr>
      <w:tr w:rsidR="009E3A7B" w14:paraId="6DCE0FE9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EBA49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6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7158A00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驱动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5BD960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轴间四驱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EF444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DDBDFA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9E3A7B" w14:paraId="724D5EDC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4553A9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7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1FA7312B" w14:textId="77777777" w:rsidR="009E3A7B" w:rsidRDefault="009E3A7B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60FFE" w14:textId="77777777" w:rsidR="009E3A7B" w:rsidRDefault="00FF6374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分布式四驱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6728" w14:textId="77777777" w:rsidR="009E3A7B" w:rsidRDefault="00FF6374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可选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3221F3" w14:textId="77777777" w:rsidR="009E3A7B" w:rsidRDefault="00FF6374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VMC</w:t>
            </w:r>
            <w:r>
              <w:rPr>
                <w:rFonts w:ascii="Arial" w:eastAsiaTheme="minorEastAsia" w:hAnsi="Arial" w:cs="Arial" w:hint="eastAsia"/>
                <w:color w:val="000000"/>
                <w:sz w:val="22"/>
              </w:rPr>
              <w:t>分别控制前后轴电制动扭矩</w:t>
            </w:r>
          </w:p>
        </w:tc>
      </w:tr>
      <w:tr w:rsidR="003D4256" w14:paraId="3CAB98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3D1A3B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8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C240A19" w14:textId="77777777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制动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A4318F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proofErr w:type="spellStart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HB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i</w:t>
            </w:r>
            <w:proofErr w:type="spellEnd"/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集成式电机液压制动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DF193" w14:textId="450E814B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ins w:id="544" w:author="Yang Zhen SGH CDAY223" w:date="2026-01-15T17:21:00Z" w16du:dateUtc="2026-01-15T09:21:00Z">
              <w:r>
                <w:rPr>
                  <w:rFonts w:ascii="Arial" w:eastAsiaTheme="minorEastAsia" w:hAnsi="Arial" w:cs="Arial" w:hint="eastAsia"/>
                  <w:color w:val="0000FF"/>
                  <w:sz w:val="22"/>
                </w:rPr>
                <w:t>/</w:t>
              </w:r>
            </w:ins>
            <w:del w:id="545" w:author="Yang Zhen SGH CDAY223" w:date="2026-01-15T17:21:00Z" w16du:dateUtc="2026-01-15T09:21:00Z">
              <w:r w:rsidDel="007D2669">
                <w:rPr>
                  <w:rFonts w:ascii="Arial" w:eastAsiaTheme="minorEastAsia" w:hAnsi="Arial" w:cs="Arial" w:hint="eastAsia"/>
                  <w:color w:val="0000FF"/>
                  <w:sz w:val="22"/>
                </w:rPr>
                <w:delText>可选</w:delText>
              </w:r>
            </w:del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F957D7" w14:textId="362BB843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  <w:del w:id="546" w:author="Yang Zhen SGH CDAY223" w:date="2026-01-15T17:21:00Z" w16du:dateUtc="2026-01-15T09:21:00Z"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 xml:space="preserve">VMC </w:delText>
              </w:r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>控制轮端制动</w:delText>
              </w:r>
            </w:del>
            <w:ins w:id="547" w:author="Yang Zhen SGH CDAY223" w:date="2026-01-15T17:21:00Z" w16du:dateUtc="2026-01-15T09:21:00Z"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 xml:space="preserve"> CST</w:t>
              </w:r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>不控制液压制动</w:t>
              </w:r>
            </w:ins>
          </w:p>
        </w:tc>
      </w:tr>
      <w:tr w:rsidR="003D4256" w14:paraId="74FB03DD" w14:textId="77777777">
        <w:trPr>
          <w:trHeight w:val="29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14343F" w14:textId="77777777" w:rsid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9</w:t>
            </w:r>
          </w:p>
        </w:tc>
        <w:tc>
          <w:tcPr>
            <w:tcW w:w="70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8252630" w14:textId="77777777" w:rsidR="003D4256" w:rsidRDefault="003D4256" w:rsidP="003D4256">
            <w:pPr>
              <w:ind w:firstLine="440"/>
              <w:rPr>
                <w:rFonts w:ascii="Arial" w:eastAsiaTheme="minorEastAsia" w:hAnsi="Arial" w:cs="Arial"/>
                <w:color w:val="0000FF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36B5FD" w14:textId="77777777" w:rsidR="003D4256" w:rsidRDefault="003D4256" w:rsidP="003D4256">
            <w:pPr>
              <w:ind w:firstLineChars="12" w:firstLine="26"/>
              <w:rPr>
                <w:rFonts w:ascii="Arial" w:eastAsiaTheme="minorEastAsia" w:hAnsi="Arial" w:cs="Arial"/>
                <w:color w:val="0000FF"/>
                <w:sz w:val="22"/>
              </w:rPr>
            </w:pP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E</w:t>
            </w:r>
            <w:r>
              <w:rPr>
                <w:rFonts w:ascii="Arial" w:eastAsiaTheme="minorEastAsia" w:hAnsi="Arial" w:cs="Arial"/>
                <w:color w:val="0000FF"/>
                <w:sz w:val="22"/>
              </w:rPr>
              <w:t>MB</w:t>
            </w:r>
            <w:r>
              <w:rPr>
                <w:rFonts w:ascii="Arial" w:eastAsiaTheme="minorEastAsia" w:hAnsi="Arial" w:cs="Arial" w:hint="eastAsia"/>
                <w:color w:val="0000FF"/>
                <w:sz w:val="22"/>
              </w:rPr>
              <w:t>机械电子制动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6761" w14:textId="30EA1AC9" w:rsidR="003D4256" w:rsidRDefault="003D4256" w:rsidP="003D4256">
            <w:pPr>
              <w:ind w:firstLineChars="0" w:firstLine="0"/>
              <w:rPr>
                <w:rFonts w:ascii="Arial" w:eastAsiaTheme="minorEastAsia" w:hAnsi="Arial" w:cs="Arial"/>
                <w:color w:val="0000FF"/>
                <w:sz w:val="22"/>
              </w:rPr>
            </w:pPr>
            <w:ins w:id="548" w:author="Yang Zhen SGH CDAY223" w:date="2026-01-15T17:21:00Z" w16du:dateUtc="2026-01-15T09:21:00Z">
              <w:r>
                <w:rPr>
                  <w:rFonts w:ascii="Arial" w:eastAsiaTheme="minorEastAsia" w:hAnsi="Arial" w:cs="Arial" w:hint="eastAsia"/>
                  <w:color w:val="0000FF"/>
                  <w:sz w:val="22"/>
                </w:rPr>
                <w:t>/</w:t>
              </w:r>
            </w:ins>
            <w:del w:id="549" w:author="Yang Zhen SGH CDAY223" w:date="2026-01-15T17:21:00Z" w16du:dateUtc="2026-01-15T09:21:00Z">
              <w:r w:rsidDel="000E1E65">
                <w:rPr>
                  <w:rFonts w:ascii="Arial" w:eastAsiaTheme="minorEastAsia" w:hAnsi="Arial" w:cs="Arial" w:hint="eastAsia"/>
                  <w:color w:val="0000FF"/>
                  <w:sz w:val="22"/>
                </w:rPr>
                <w:delText>可选</w:delText>
              </w:r>
            </w:del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BABE1E" w14:textId="049AA86E" w:rsidR="003D4256" w:rsidDel="003D4256" w:rsidRDefault="003D4256" w:rsidP="003D4256">
            <w:pPr>
              <w:ind w:firstLineChars="15" w:firstLine="33"/>
              <w:rPr>
                <w:del w:id="550" w:author="Yang Zhen SGH CDAY223" w:date="2026-01-15T17:22:00Z" w16du:dateUtc="2026-01-15T09:22:00Z"/>
                <w:rFonts w:ascii="Arial" w:eastAsiaTheme="minorEastAsia" w:hAnsi="Arial" w:cs="Arial"/>
                <w:color w:val="000000"/>
                <w:sz w:val="22"/>
              </w:rPr>
            </w:pPr>
            <w:ins w:id="551" w:author="Yang Zhen SGH CDAY223" w:date="2026-01-15T17:22:00Z" w16du:dateUtc="2026-01-15T09:22:00Z"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>CST</w:t>
              </w:r>
              <w:r>
                <w:rPr>
                  <w:rFonts w:ascii="Arial" w:eastAsiaTheme="minorEastAsia" w:hAnsi="Arial" w:cs="Arial" w:hint="eastAsia"/>
                  <w:color w:val="000000"/>
                  <w:sz w:val="22"/>
                </w:rPr>
                <w:t>不控制液压制动</w:t>
              </w:r>
            </w:ins>
            <w:del w:id="552" w:author="Yang Zhen SGH CDAY223" w:date="2026-01-15T17:22:00Z" w16du:dateUtc="2026-01-15T09:22:00Z"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 xml:space="preserve">VMC </w:delText>
              </w:r>
              <w:r w:rsidDel="003D4256">
                <w:rPr>
                  <w:rFonts w:ascii="Arial" w:eastAsiaTheme="minorEastAsia" w:hAnsi="Arial" w:cs="Arial" w:hint="eastAsia"/>
                  <w:color w:val="000000"/>
                  <w:sz w:val="22"/>
                </w:rPr>
                <w:delText>控制轮端制动</w:delText>
              </w:r>
              <w:r w:rsidDel="003D4256">
                <w:rPr>
                  <w:rFonts w:ascii="Arial" w:eastAsiaTheme="minorEastAsia" w:hAnsi="Arial" w:cs="Arial"/>
                  <w:color w:val="000000"/>
                  <w:sz w:val="22"/>
                </w:rPr>
                <w:delText xml:space="preserve"> </w:delText>
              </w:r>
            </w:del>
          </w:p>
          <w:p w14:paraId="6D1C627B" w14:textId="77777777" w:rsidR="003D4256" w:rsidRPr="003D4256" w:rsidRDefault="003D4256" w:rsidP="003D4256">
            <w:pPr>
              <w:ind w:firstLineChars="15" w:firstLine="33"/>
              <w:rPr>
                <w:rFonts w:ascii="Arial" w:eastAsiaTheme="minorEastAsia" w:hAnsi="Arial" w:cs="Arial"/>
                <w:color w:val="000000"/>
                <w:sz w:val="22"/>
              </w:rPr>
            </w:pPr>
          </w:p>
        </w:tc>
      </w:tr>
    </w:tbl>
    <w:p w14:paraId="5CD026CD" w14:textId="77777777" w:rsidR="009E3A7B" w:rsidRDefault="009E3A7B">
      <w:pPr>
        <w:ind w:firstLine="440"/>
        <w:rPr>
          <w:sz w:val="22"/>
        </w:rPr>
      </w:pPr>
    </w:p>
    <w:p w14:paraId="386D6781" w14:textId="77777777" w:rsidR="009E3A7B" w:rsidRDefault="00FF6374">
      <w:pPr>
        <w:pStyle w:val="2"/>
        <w:rPr>
          <w:lang w:val="en-US"/>
        </w:rPr>
      </w:pPr>
      <w:bookmarkStart w:id="553" w:name="_Toc207715817"/>
      <w:r>
        <w:rPr>
          <w:rFonts w:hint="eastAsia"/>
          <w:lang w:val="en-US"/>
        </w:rPr>
        <w:t>执行器安全需求</w:t>
      </w:r>
      <w:bookmarkEnd w:id="553"/>
    </w:p>
    <w:bookmarkEnd w:id="540"/>
    <w:p w14:paraId="5828A251" w14:textId="77777777" w:rsidR="009E3A7B" w:rsidRDefault="00FF6374">
      <w:pPr>
        <w:ind w:firstLine="420"/>
      </w:pPr>
      <w:r>
        <w:rPr>
          <w:rFonts w:hint="eastAsia"/>
        </w:rPr>
        <w:t>相关执行器安全要求，请参考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</w:t>
      </w:r>
    </w:p>
    <w:p w14:paraId="29E7F131" w14:textId="77777777" w:rsidR="009E3A7B" w:rsidRDefault="00FF6374">
      <w:pPr>
        <w:pStyle w:val="1"/>
      </w:pPr>
      <w:bookmarkStart w:id="554" w:name="_Toc207715818"/>
      <w:bookmarkStart w:id="555" w:name="_Toc7571"/>
      <w:r>
        <w:rPr>
          <w:rFonts w:hint="eastAsia"/>
          <w:lang w:val="en-US"/>
        </w:rPr>
        <w:t>功能</w:t>
      </w:r>
      <w:r>
        <w:rPr>
          <w:lang w:val="en-US"/>
        </w:rPr>
        <w:t>逻辑策略</w:t>
      </w:r>
      <w:bookmarkEnd w:id="554"/>
      <w:bookmarkEnd w:id="555"/>
    </w:p>
    <w:p w14:paraId="421CB0A1" w14:textId="77777777" w:rsidR="009E3A7B" w:rsidRDefault="00FF6374">
      <w:pPr>
        <w:pStyle w:val="2"/>
      </w:pPr>
      <w:bookmarkStart w:id="556" w:name="_Toc29197262"/>
      <w:bookmarkStart w:id="557" w:name="_Toc207715819"/>
      <w:r>
        <w:t>功能逻辑策略</w:t>
      </w:r>
      <w:bookmarkEnd w:id="556"/>
      <w:r>
        <w:rPr>
          <w:rFonts w:hint="eastAsia"/>
        </w:rPr>
        <w:t>概览</w:t>
      </w:r>
      <w:bookmarkEnd w:id="557"/>
    </w:p>
    <w:p w14:paraId="61B0E36F" w14:textId="491A35CA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 xml:space="preserve">CST </w:t>
      </w:r>
      <w:r>
        <w:rPr>
          <w:rFonts w:hint="eastAsia"/>
          <w:lang w:val="zh-CN"/>
        </w:rPr>
        <w:t>功能逻辑：仅通过制动（液压制动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电制动可选）实现平稳减速的目标，同时悬架执行器也需要动态调整悬架刚度，进一步优化</w:t>
      </w:r>
      <w:r>
        <w:rPr>
          <w:rFonts w:hint="eastAsia"/>
          <w:lang w:val="zh-CN"/>
        </w:rPr>
        <w:t xml:space="preserve">Pitch Control. </w:t>
      </w:r>
      <w:del w:id="558" w:author="Yang Zhen SGH CDAY223" w:date="2026-01-15T17:23:00Z" w16du:dateUtc="2026-01-15T09:23:00Z">
        <w:r w:rsidDel="004060F0">
          <w:rPr>
            <w:rFonts w:hint="eastAsia"/>
            <w:lang w:val="zh-CN"/>
          </w:rPr>
          <w:delText>当</w:delText>
        </w:r>
        <w:r w:rsidDel="004060F0">
          <w:rPr>
            <w:lang w:val="zh-CN"/>
          </w:rPr>
          <w:tab/>
        </w:r>
        <w:r w:rsidDel="004060F0">
          <w:rPr>
            <w:rFonts w:hint="eastAsia"/>
            <w:lang w:val="zh-CN"/>
          </w:rPr>
          <w:delText xml:space="preserve">CST </w:delText>
        </w:r>
        <w:r w:rsidDel="004060F0">
          <w:rPr>
            <w:rFonts w:hint="eastAsia"/>
            <w:lang w:val="zh-CN"/>
          </w:rPr>
          <w:delText>功能退出后，如需制动轮缸制动（停车，驾驶员紧急</w:delText>
        </w:r>
        <w:r w:rsidDel="004060F0">
          <w:rPr>
            <w:rFonts w:hint="eastAsia"/>
            <w:lang w:val="zh-CN"/>
          </w:rPr>
          <w:lastRenderedPageBreak/>
          <w:delText>制动等），传统制动需要将制动压力增加到驾驶员需求程度。</w:delText>
        </w:r>
      </w:del>
    </w:p>
    <w:p w14:paraId="5A11F616" w14:textId="77777777" w:rsidR="009E3A7B" w:rsidRDefault="009E3A7B">
      <w:pPr>
        <w:ind w:firstLine="420"/>
      </w:pPr>
    </w:p>
    <w:p w14:paraId="7E1A7EE2" w14:textId="77777777" w:rsidR="009E3A7B" w:rsidRDefault="00FF6374">
      <w:pPr>
        <w:pStyle w:val="3"/>
        <w:rPr>
          <w:lang w:val="en-US"/>
        </w:rPr>
      </w:pPr>
      <w:bookmarkStart w:id="559" w:name="_Toc207715820"/>
      <w:r>
        <w:rPr>
          <w:rFonts w:hint="eastAsia"/>
          <w:lang w:val="en-US"/>
        </w:rPr>
        <w:t>功能激活和退出策略</w:t>
      </w:r>
      <w:bookmarkEnd w:id="559"/>
    </w:p>
    <w:p w14:paraId="59829C96" w14:textId="77777777" w:rsidR="009E3A7B" w:rsidRDefault="00FF6374">
      <w:pPr>
        <w:ind w:firstLine="420"/>
      </w:pPr>
      <w:r>
        <w:rPr>
          <w:noProof/>
        </w:rPr>
        <w:drawing>
          <wp:inline distT="0" distB="0" distL="0" distR="0" wp14:anchorId="081ECCF1" wp14:editId="20A8E8E8">
            <wp:extent cx="3867150" cy="3709670"/>
            <wp:effectExtent l="0" t="0" r="0" b="5080"/>
            <wp:docPr id="1201339891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9891" name="图片 1" descr="图示, 示意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4051" cy="37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0355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1</w:t>
      </w:r>
      <w:r>
        <w:rPr>
          <w:rFonts w:hint="eastAsia"/>
        </w:rPr>
        <w:t>：同时满足下面所有条件，</w:t>
      </w:r>
      <w:r>
        <w:rPr>
          <w:rFonts w:hint="eastAsia"/>
        </w:rPr>
        <w:t xml:space="preserve">CST Standby </w:t>
      </w:r>
      <w:r>
        <w:rPr>
          <w:rFonts w:hint="eastAsia"/>
        </w:rPr>
        <w:t>切换到</w:t>
      </w:r>
      <w:r>
        <w:rPr>
          <w:rFonts w:hint="eastAsia"/>
        </w:rPr>
        <w:t xml:space="preserve"> Active</w:t>
      </w:r>
    </w:p>
    <w:p w14:paraId="4E928961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开关开启</w:t>
      </w:r>
      <w:r>
        <w:t xml:space="preserve"> switch on </w:t>
      </w:r>
    </w:p>
    <w:p w14:paraId="39E1C981" w14:textId="0E11D16C" w:rsidR="004702AB" w:rsidDel="0023261B" w:rsidRDefault="00FF6374" w:rsidP="0023261B">
      <w:pPr>
        <w:pStyle w:val="affff7"/>
        <w:numPr>
          <w:ilvl w:val="0"/>
          <w:numId w:val="13"/>
        </w:numPr>
        <w:ind w:firstLineChars="0"/>
        <w:rPr>
          <w:del w:id="560" w:author="Yang Zhen SGH CDAY223" w:date="2026-01-16T14:04:00Z" w16du:dateUtc="2026-01-16T06:04:00Z"/>
          <w:rFonts w:hint="eastAsia"/>
        </w:rPr>
      </w:pPr>
      <w:r>
        <w:rPr>
          <w:rFonts w:hint="eastAsia"/>
        </w:rPr>
        <w:t>无故障降级</w:t>
      </w:r>
      <w:r>
        <w:t xml:space="preserve"> </w:t>
      </w:r>
    </w:p>
    <w:p w14:paraId="1A214460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信号有效</w:t>
      </w:r>
      <w:r>
        <w:t xml:space="preserve"> (</w:t>
      </w:r>
      <w:r>
        <w:rPr>
          <w:rFonts w:hint="eastAsia"/>
        </w:rPr>
        <w:t>车速，轮速，踏板信号等有效</w:t>
      </w:r>
      <w:r>
        <w:t>)</w:t>
      </w:r>
    </w:p>
    <w:p w14:paraId="0948E627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整车稳定控制功能未激活（</w:t>
      </w:r>
      <w:r>
        <w:rPr>
          <w:rFonts w:hint="eastAsia"/>
        </w:rPr>
        <w:t xml:space="preserve">ABS, TCS,YSC </w:t>
      </w:r>
      <w:r>
        <w:rPr>
          <w:rFonts w:hint="eastAsia"/>
        </w:rPr>
        <w:t>等稳定控制功能未激活）</w:t>
      </w:r>
    </w:p>
    <w:p w14:paraId="4CB22063" w14:textId="77777777" w:rsidR="009E3A7B" w:rsidRPr="005171BD" w:rsidRDefault="00FF6374">
      <w:pPr>
        <w:pStyle w:val="affff7"/>
        <w:numPr>
          <w:ilvl w:val="0"/>
          <w:numId w:val="13"/>
        </w:numPr>
        <w:ind w:firstLineChars="0"/>
        <w:rPr>
          <w:highlight w:val="yellow"/>
        </w:rPr>
      </w:pPr>
      <w:r w:rsidRPr="005171BD">
        <w:rPr>
          <w:rFonts w:hint="eastAsia"/>
          <w:highlight w:val="yellow"/>
        </w:rPr>
        <w:t>路面条件良好</w:t>
      </w:r>
      <w:r w:rsidRPr="005171BD">
        <w:rPr>
          <w:rFonts w:hint="eastAsia"/>
          <w:highlight w:val="yellow"/>
        </w:rPr>
        <w:t xml:space="preserve"> </w:t>
      </w:r>
      <w:r w:rsidRPr="005171BD">
        <w:rPr>
          <w:rFonts w:hint="eastAsia"/>
          <w:highlight w:val="yellow"/>
        </w:rPr>
        <w:t>（基于路面识别信息判定）</w:t>
      </w:r>
    </w:p>
    <w:p w14:paraId="689154F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commentRangeStart w:id="561"/>
      <w:commentRangeStart w:id="562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不受限（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561"/>
      <w:r w:rsidR="008A4FAD">
        <w:rPr>
          <w:rStyle w:val="affff4"/>
          <w:lang w:val="zh-CN"/>
        </w:rPr>
        <w:commentReference w:id="561"/>
      </w:r>
      <w:commentRangeEnd w:id="562"/>
      <w:r w:rsidR="005171BD">
        <w:rPr>
          <w:rStyle w:val="affff4"/>
          <w:lang w:val="zh-CN"/>
        </w:rPr>
        <w:commentReference w:id="562"/>
      </w:r>
    </w:p>
    <w:p w14:paraId="2A75BA96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ADAS</w:t>
      </w:r>
      <w:r>
        <w:rPr>
          <w:rFonts w:hint="eastAsia"/>
        </w:rPr>
        <w:t>功能未激活。</w:t>
      </w:r>
    </w:p>
    <w:p w14:paraId="0183D613" w14:textId="183F91FD" w:rsidR="009E3A7B" w:rsidRPr="00494877" w:rsidDel="005D4E43" w:rsidRDefault="00FF6374">
      <w:pPr>
        <w:pStyle w:val="affff7"/>
        <w:numPr>
          <w:ilvl w:val="0"/>
          <w:numId w:val="13"/>
        </w:numPr>
        <w:ind w:firstLineChars="0"/>
        <w:rPr>
          <w:del w:id="563" w:author="Yang Zhen SGH CDAY223" w:date="2026-01-15T17:24:00Z" w16du:dateUtc="2026-01-15T09:24:00Z"/>
          <w:strike/>
          <w:highlight w:val="yellow"/>
        </w:rPr>
      </w:pPr>
      <w:del w:id="564" w:author="Yang Zhen SGH CDAY223" w:date="2026-01-15T17:24:00Z" w16du:dateUtc="2026-01-15T09:24:00Z">
        <w:r w:rsidRPr="00494877" w:rsidDel="005D4E43">
          <w:rPr>
            <w:rFonts w:hint="eastAsia"/>
            <w:strike/>
            <w:highlight w:val="yellow"/>
          </w:rPr>
          <w:delText>驾驶员制动踏板所产的制动扭矩</w:delText>
        </w:r>
        <w:r w:rsidR="00956D48" w:rsidRPr="00494877" w:rsidDel="005D4E43">
          <w:rPr>
            <w:rFonts w:hint="eastAsia"/>
            <w:strike/>
            <w:highlight w:val="yellow"/>
          </w:rPr>
          <w:delText>大于</w:delText>
        </w:r>
        <w:r w:rsidR="004B3514" w:rsidRPr="00494877" w:rsidDel="005D4E43">
          <w:rPr>
            <w:rFonts w:hint="eastAsia"/>
            <w:strike/>
            <w:highlight w:val="yellow"/>
          </w:rPr>
          <w:delText>XX(</w:delText>
        </w:r>
        <w:r w:rsidR="004B3514" w:rsidRPr="00494877" w:rsidDel="005D4E43">
          <w:rPr>
            <w:rFonts w:hint="eastAsia"/>
            <w:strike/>
            <w:highlight w:val="yellow"/>
          </w:rPr>
          <w:delText>考虑坡道保持压力</w:delText>
        </w:r>
        <w:r w:rsidR="004B3514" w:rsidRPr="00494877" w:rsidDel="005D4E43">
          <w:rPr>
            <w:rFonts w:hint="eastAsia"/>
            <w:strike/>
            <w:highlight w:val="yellow"/>
          </w:rPr>
          <w:delText>)</w:delText>
        </w:r>
        <w:r w:rsidR="00956D48" w:rsidRPr="00494877" w:rsidDel="005D4E43">
          <w:rPr>
            <w:rFonts w:hint="eastAsia"/>
            <w:strike/>
            <w:highlight w:val="yellow"/>
          </w:rPr>
          <w:delText>。</w:delText>
        </w:r>
      </w:del>
    </w:p>
    <w:p w14:paraId="39B8589D" w14:textId="22361BB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制动踏板高于阈值</w:t>
      </w:r>
      <w:r w:rsidR="00494877" w:rsidRPr="00494877">
        <w:rPr>
          <w:rFonts w:hint="eastAsia"/>
          <w:highlight w:val="yellow"/>
        </w:rPr>
        <w:t>（考虑坡道保持压力）</w:t>
      </w:r>
      <w:r>
        <w:t xml:space="preserve"> </w:t>
      </w:r>
    </w:p>
    <w:p w14:paraId="702C6456" w14:textId="77777777" w:rsidR="009E3A7B" w:rsidRDefault="00FF6374">
      <w:pPr>
        <w:pStyle w:val="affff7"/>
        <w:numPr>
          <w:ilvl w:val="0"/>
          <w:numId w:val="13"/>
        </w:numPr>
        <w:ind w:firstLineChars="0"/>
        <w:rPr>
          <w:color w:val="FF0000"/>
        </w:rPr>
      </w:pPr>
      <w:r>
        <w:rPr>
          <w:rFonts w:hint="eastAsia"/>
        </w:rPr>
        <w:t>制动踏板速率小于阈值</w:t>
      </w:r>
      <w:r>
        <w:t xml:space="preserve"> </w:t>
      </w:r>
      <w:r>
        <w:rPr>
          <w:rFonts w:hint="eastAsia"/>
        </w:rPr>
        <w:t>（非紧急制动</w:t>
      </w:r>
      <w:r>
        <w:t xml:space="preserve"> </w:t>
      </w:r>
      <w:r>
        <w:rPr>
          <w:rFonts w:hint="eastAsia"/>
        </w:rPr>
        <w:t>）</w:t>
      </w:r>
    </w:p>
    <w:p w14:paraId="721232B9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车速在工作区间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TBD&lt; </w:t>
      </w:r>
      <w:r>
        <w:rPr>
          <w:rFonts w:hint="eastAsia"/>
        </w:rPr>
        <w:t>车速</w:t>
      </w:r>
      <w:r>
        <w:rPr>
          <w:rFonts w:hint="eastAsia"/>
        </w:rPr>
        <w:t>&lt; TBD</w:t>
      </w:r>
      <w:r>
        <w:rPr>
          <w:rFonts w:hint="eastAsia"/>
        </w:rPr>
        <w:t>）</w:t>
      </w:r>
    </w:p>
    <w:p w14:paraId="3F30CA3C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减速度在工作区间</w:t>
      </w:r>
    </w:p>
    <w:p w14:paraId="4DCB3058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坡度小于阈值</w:t>
      </w:r>
      <w:r>
        <w:rPr>
          <w:rFonts w:hint="eastAsia"/>
        </w:rPr>
        <w:t xml:space="preserve"> </w:t>
      </w:r>
    </w:p>
    <w:p w14:paraId="070A83ED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车辆处于前进状态</w:t>
      </w:r>
    </w:p>
    <w:p w14:paraId="3973DA6A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t>侧向加速度小于阈值</w:t>
      </w:r>
    </w:p>
    <w:p w14:paraId="2C8EDAA4" w14:textId="77777777" w:rsidR="009E3A7B" w:rsidRDefault="00FF6374">
      <w:pPr>
        <w:pStyle w:val="affff7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转向角小于阈值</w:t>
      </w:r>
    </w:p>
    <w:p w14:paraId="7F66A00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1F159C83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ascii="Arial" w:eastAsiaTheme="minorEastAsia" w:hAnsi="Arial" w:cs="Arial" w:hint="eastAsia"/>
          <w:szCs w:val="21"/>
        </w:rPr>
        <w:t>整车稳定控制功能激活（紧急制动工况，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 xml:space="preserve"> 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1B22062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驾驶员制动踏板位置低于阈值</w:t>
      </w:r>
      <w:r>
        <w:rPr>
          <w:rFonts w:hint="eastAsia"/>
        </w:rPr>
        <w:t xml:space="preserve"> </w:t>
      </w:r>
      <w:r>
        <w:rPr>
          <w:rFonts w:hint="eastAsia"/>
        </w:rPr>
        <w:t>（驾驶员松开制动踏板）</w:t>
      </w:r>
    </w:p>
    <w:p w14:paraId="51E403AB" w14:textId="09BA0FC1" w:rsidR="00C81D46" w:rsidRPr="0023261B" w:rsidDel="0023261B" w:rsidRDefault="00FF6374" w:rsidP="0023261B">
      <w:pPr>
        <w:pStyle w:val="affff7"/>
        <w:numPr>
          <w:ilvl w:val="0"/>
          <w:numId w:val="14"/>
        </w:numPr>
        <w:ind w:firstLineChars="0"/>
        <w:rPr>
          <w:del w:id="565" w:author="Yang Zhen SGH CDAY223" w:date="2026-01-16T14:04:00Z" w16du:dateUtc="2026-01-16T06:04:00Z"/>
          <w:rFonts w:hint="eastAsia"/>
          <w:highlight w:val="yellow"/>
          <w:rPrChange w:id="566" w:author="Yang Zhen SGH CDAY223" w:date="2026-01-16T14:04:00Z" w16du:dateUtc="2026-01-16T06:04:00Z">
            <w:rPr>
              <w:del w:id="567" w:author="Yang Zhen SGH CDAY223" w:date="2026-01-16T14:04:00Z" w16du:dateUtc="2026-01-16T06:04:00Z"/>
              <w:highlight w:val="yellow"/>
            </w:rPr>
          </w:rPrChange>
        </w:rPr>
      </w:pPr>
      <w:r w:rsidRPr="005171BD">
        <w:rPr>
          <w:rFonts w:hint="eastAsia"/>
          <w:highlight w:val="yellow"/>
        </w:rPr>
        <w:t>路面条件不满足</w:t>
      </w:r>
    </w:p>
    <w:p w14:paraId="29B410CA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commentRangeStart w:id="568"/>
      <w:commentRangeStart w:id="569"/>
      <w:r>
        <w:rPr>
          <w:rFonts w:hint="eastAsia"/>
        </w:rPr>
        <w:t>电机</w:t>
      </w:r>
      <w:r>
        <w:rPr>
          <w:rFonts w:hint="eastAsia"/>
        </w:rPr>
        <w:t xml:space="preserve">Regen torque </w:t>
      </w:r>
      <w:r>
        <w:rPr>
          <w:rFonts w:hint="eastAsia"/>
        </w:rPr>
        <w:t>受限（</w:t>
      </w:r>
      <w:r>
        <w:t>高</w:t>
      </w:r>
      <w:r>
        <w:t>SOC/</w:t>
      </w:r>
      <w:r>
        <w:t>低温</w:t>
      </w:r>
      <w:r>
        <w:t>/</w:t>
      </w:r>
      <w:r>
        <w:t>电机限扭</w:t>
      </w:r>
      <w:r>
        <w:rPr>
          <w:rFonts w:hint="eastAsia"/>
        </w:rPr>
        <w:t>）</w:t>
      </w:r>
      <w:commentRangeEnd w:id="568"/>
      <w:r w:rsidR="0046727E">
        <w:rPr>
          <w:rStyle w:val="affff4"/>
          <w:lang w:val="zh-CN"/>
        </w:rPr>
        <w:commentReference w:id="568"/>
      </w:r>
      <w:commentRangeEnd w:id="569"/>
      <w:r w:rsidR="003C038D">
        <w:rPr>
          <w:rStyle w:val="affff4"/>
          <w:lang w:val="zh-CN"/>
        </w:rPr>
        <w:commentReference w:id="569"/>
      </w:r>
    </w:p>
    <w:p w14:paraId="7BF4D6B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速度不在工作区间（高于</w:t>
      </w:r>
      <w:r>
        <w:rPr>
          <w:rFonts w:hint="eastAsia"/>
        </w:rPr>
        <w:t>TBD</w:t>
      </w:r>
      <w:r>
        <w:rPr>
          <w:rFonts w:hint="eastAsia"/>
        </w:rPr>
        <w:t>，低于</w:t>
      </w:r>
      <w:r>
        <w:rPr>
          <w:rFonts w:hint="eastAsia"/>
        </w:rPr>
        <w:t>TBD</w:t>
      </w:r>
      <w:r>
        <w:rPr>
          <w:rFonts w:hint="eastAsia"/>
        </w:rPr>
        <w:t>）。</w:t>
      </w:r>
    </w:p>
    <w:p w14:paraId="7ADE50AB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驾驶员制动踏板速率过大</w:t>
      </w:r>
      <w:r>
        <w:rPr>
          <w:rFonts w:hint="eastAsia"/>
        </w:rPr>
        <w:t xml:space="preserve"> </w:t>
      </w:r>
      <w:r>
        <w:rPr>
          <w:rFonts w:hint="eastAsia"/>
        </w:rPr>
        <w:t>（紧急制动</w:t>
      </w:r>
      <w:r>
        <w:t xml:space="preserve"> </w:t>
      </w:r>
      <w:r>
        <w:rPr>
          <w:rFonts w:hint="eastAsia"/>
        </w:rPr>
        <w:t>）</w:t>
      </w:r>
    </w:p>
    <w:p w14:paraId="3DC9ABD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 xml:space="preserve">ADAS </w:t>
      </w:r>
      <w:r>
        <w:rPr>
          <w:rFonts w:hint="eastAsia"/>
        </w:rPr>
        <w:t>功能激活</w:t>
      </w:r>
    </w:p>
    <w:p w14:paraId="7CD1B9A8" w14:textId="77777777" w:rsidR="009E3A7B" w:rsidRDefault="009E3A7B">
      <w:pPr>
        <w:pStyle w:val="affff7"/>
        <w:ind w:left="1070" w:firstLineChars="0" w:firstLine="0"/>
      </w:pPr>
    </w:p>
    <w:p w14:paraId="14CC537A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7DAB2318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开关关闭</w:t>
      </w:r>
    </w:p>
    <w:p w14:paraId="296E3D44" w14:textId="77777777" w:rsidR="009E3A7B" w:rsidRDefault="00FF6374">
      <w:pPr>
        <w:pStyle w:val="affff7"/>
        <w:numPr>
          <w:ilvl w:val="0"/>
          <w:numId w:val="14"/>
        </w:numPr>
        <w:ind w:firstLineChars="0"/>
      </w:pPr>
      <w:r>
        <w:rPr>
          <w:rFonts w:hint="eastAsia"/>
        </w:rPr>
        <w:t>开关信号无效</w:t>
      </w:r>
    </w:p>
    <w:p w14:paraId="053122C3" w14:textId="77777777" w:rsidR="009E3A7B" w:rsidRDefault="009E3A7B">
      <w:pPr>
        <w:ind w:firstLineChars="0" w:firstLine="0"/>
      </w:pPr>
    </w:p>
    <w:p w14:paraId="490F4A23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off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6A9BFC8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开关打开</w:t>
      </w:r>
      <w:r>
        <w:rPr>
          <w:rFonts w:hint="eastAsia"/>
        </w:rPr>
        <w:t xml:space="preserve">                          </w:t>
      </w:r>
    </w:p>
    <w:p w14:paraId="7D32A7E4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开关信号有效</w:t>
      </w:r>
    </w:p>
    <w:p w14:paraId="1B5FDD87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功能关键信号有效</w:t>
      </w:r>
      <w:r>
        <w:rPr>
          <w:rFonts w:hint="eastAsia"/>
        </w:rPr>
        <w:t xml:space="preserve"> </w:t>
      </w:r>
      <w:r>
        <w:rPr>
          <w:rFonts w:hint="eastAsia"/>
        </w:rPr>
        <w:t>（车速等）</w:t>
      </w:r>
    </w:p>
    <w:p w14:paraId="526FE8BB" w14:textId="4AB5B3B4" w:rsidR="00837834" w:rsidDel="000E6C1B" w:rsidRDefault="00FF6374" w:rsidP="000E6C1B">
      <w:pPr>
        <w:pStyle w:val="affff7"/>
        <w:numPr>
          <w:ilvl w:val="0"/>
          <w:numId w:val="15"/>
        </w:numPr>
        <w:ind w:leftChars="295" w:left="1059" w:firstLineChars="0"/>
        <w:rPr>
          <w:del w:id="570" w:author="Yang Zhen SGH CDAY223" w:date="2026-01-15T17:43:00Z" w16du:dateUtc="2026-01-15T09:43:00Z"/>
        </w:rPr>
      </w:pPr>
      <w:r>
        <w:rPr>
          <w:rFonts w:hint="eastAsia"/>
        </w:rPr>
        <w:t>无故障</w:t>
      </w:r>
    </w:p>
    <w:p w14:paraId="744C9123" w14:textId="77777777" w:rsidR="000E6C1B" w:rsidRDefault="000E6C1B" w:rsidP="000E6C1B">
      <w:pPr>
        <w:pStyle w:val="affff7"/>
        <w:numPr>
          <w:ilvl w:val="0"/>
          <w:numId w:val="15"/>
        </w:numPr>
        <w:ind w:leftChars="295" w:left="1059" w:firstLineChars="0"/>
        <w:rPr>
          <w:ins w:id="571" w:author="Yang Zhen SGH CDAY223" w:date="2026-01-15T17:43:00Z" w16du:dateUtc="2026-01-15T09:43:00Z"/>
        </w:rPr>
      </w:pPr>
    </w:p>
    <w:p w14:paraId="0093BE19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off</w:t>
      </w:r>
    </w:p>
    <w:p w14:paraId="3EF067ED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开关关闭</w:t>
      </w:r>
    </w:p>
    <w:p w14:paraId="27CFB456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Standby 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645FFE3" w14:textId="7BEF1179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26768D98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2D22C9CD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同时满足下面所有条件，</w:t>
      </w:r>
      <w:r>
        <w:rPr>
          <w:rFonts w:hint="eastAsia"/>
        </w:rPr>
        <w:t xml:space="preserve"> CST failure </w:t>
      </w:r>
      <w:r>
        <w:rPr>
          <w:rFonts w:hint="eastAsia"/>
        </w:rPr>
        <w:t>切换到</w:t>
      </w:r>
      <w:r>
        <w:rPr>
          <w:rFonts w:hint="eastAsia"/>
        </w:rPr>
        <w:t xml:space="preserve"> Standby</w:t>
      </w:r>
    </w:p>
    <w:p w14:paraId="2AA47F30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故障恢复</w:t>
      </w:r>
    </w:p>
    <w:p w14:paraId="03B01362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关键信号恢复</w:t>
      </w:r>
    </w:p>
    <w:p w14:paraId="14E439E5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开关保持开启</w:t>
      </w:r>
    </w:p>
    <w:p w14:paraId="128DCEE0" w14:textId="77777777" w:rsidR="009E3A7B" w:rsidRDefault="00FF6374">
      <w:pPr>
        <w:ind w:firstLine="420"/>
      </w:pPr>
      <w:r>
        <w:rPr>
          <w:rFonts w:hint="eastAsia"/>
        </w:rPr>
        <w:t>条件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满足下面任意条件，</w:t>
      </w:r>
      <w:r>
        <w:rPr>
          <w:rFonts w:hint="eastAsia"/>
        </w:rPr>
        <w:t xml:space="preserve"> CST active</w:t>
      </w:r>
      <w:r>
        <w:rPr>
          <w:rFonts w:hint="eastAsia"/>
        </w:rPr>
        <w:t>切换到</w:t>
      </w:r>
      <w:r>
        <w:rPr>
          <w:rFonts w:hint="eastAsia"/>
        </w:rPr>
        <w:t xml:space="preserve"> failure</w:t>
      </w:r>
    </w:p>
    <w:p w14:paraId="65462231" w14:textId="37EE6F8C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故障降级</w:t>
      </w:r>
      <w:r w:rsidR="0073250F">
        <w:rPr>
          <w:rFonts w:hint="eastAsia"/>
        </w:rPr>
        <w:t xml:space="preserve"> </w:t>
      </w:r>
      <w:r w:rsidR="0073250F">
        <w:rPr>
          <w:rFonts w:hint="eastAsia"/>
        </w:rPr>
        <w:t>（</w:t>
      </w:r>
      <w:r w:rsidR="0073250F" w:rsidRPr="0073250F">
        <w:rPr>
          <w:rFonts w:hint="eastAsia"/>
          <w:highlight w:val="yellow"/>
        </w:rPr>
        <w:t>包括电制动能力故障</w:t>
      </w:r>
      <w:r w:rsidR="0073250F">
        <w:rPr>
          <w:rFonts w:hint="eastAsia"/>
        </w:rPr>
        <w:t>）</w:t>
      </w:r>
    </w:p>
    <w:p w14:paraId="4E9AA231" w14:textId="77777777" w:rsidR="009E3A7B" w:rsidRDefault="00FF6374">
      <w:pPr>
        <w:pStyle w:val="affff7"/>
        <w:numPr>
          <w:ilvl w:val="0"/>
          <w:numId w:val="15"/>
        </w:numPr>
        <w:ind w:leftChars="295" w:left="1059" w:firstLineChars="0"/>
      </w:pPr>
      <w:r>
        <w:rPr>
          <w:rFonts w:hint="eastAsia"/>
        </w:rPr>
        <w:t>关键信号无效</w:t>
      </w:r>
    </w:p>
    <w:p w14:paraId="1D4D1D53" w14:textId="77777777" w:rsidR="009E3A7B" w:rsidRDefault="009E3A7B">
      <w:pPr>
        <w:ind w:firstLineChars="0" w:firstLine="0"/>
      </w:pPr>
    </w:p>
    <w:p w14:paraId="326AC5BB" w14:textId="77777777" w:rsidR="009E3A7B" w:rsidRDefault="00FF6374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CST </w:t>
      </w:r>
      <w:r>
        <w:rPr>
          <w:rFonts w:hint="eastAsia"/>
        </w:rPr>
        <w:t>功能</w:t>
      </w:r>
      <w:r>
        <w:rPr>
          <w:rFonts w:hint="eastAsia"/>
          <w:lang w:val="en-US"/>
        </w:rPr>
        <w:t>Standby</w:t>
      </w:r>
      <w:r>
        <w:rPr>
          <w:rFonts w:hint="eastAsia"/>
        </w:rPr>
        <w:t>策略</w:t>
      </w:r>
      <w:r>
        <w:rPr>
          <w:rFonts w:hint="eastAsia"/>
          <w:lang w:val="en-US"/>
        </w:rPr>
        <w:t>：</w:t>
      </w:r>
    </w:p>
    <w:p w14:paraId="453062D6" w14:textId="77777777" w:rsidR="009E3A7B" w:rsidRDefault="00FF6374">
      <w:pPr>
        <w:ind w:firstLine="420"/>
      </w:pPr>
      <w:r>
        <w:rPr>
          <w:rFonts w:hint="eastAsia"/>
        </w:rPr>
        <w:t xml:space="preserve">CST </w:t>
      </w:r>
      <w:r>
        <w:rPr>
          <w:rFonts w:hint="eastAsia"/>
        </w:rPr>
        <w:t>功能状态由</w:t>
      </w:r>
      <w:r>
        <w:rPr>
          <w:rFonts w:hint="eastAsia"/>
        </w:rPr>
        <w:t xml:space="preserve">VMC host ECU </w:t>
      </w:r>
      <w:r>
        <w:rPr>
          <w:rFonts w:hint="eastAsia"/>
        </w:rPr>
        <w:t>记忆，</w:t>
      </w:r>
      <w:r>
        <w:rPr>
          <w:rFonts w:hint="eastAsia"/>
        </w:rPr>
        <w:t xml:space="preserve">CST </w:t>
      </w:r>
      <w:r>
        <w:rPr>
          <w:rFonts w:hint="eastAsia"/>
        </w:rPr>
        <w:t>功能出厂默认为关闭状态，</w:t>
      </w:r>
      <w:r>
        <w:rPr>
          <w:rFonts w:hint="eastAsia"/>
        </w:rPr>
        <w:t xml:space="preserve"> HMI </w:t>
      </w:r>
      <w:r>
        <w:rPr>
          <w:rFonts w:hint="eastAsia"/>
        </w:rPr>
        <w:t>上</w:t>
      </w:r>
      <w:r>
        <w:rPr>
          <w:rFonts w:hint="eastAsia"/>
        </w:rPr>
        <w:t>CST</w:t>
      </w:r>
      <w:r>
        <w:rPr>
          <w:rFonts w:hint="eastAsia"/>
        </w:rPr>
        <w:t>开关根据</w:t>
      </w:r>
      <w:r>
        <w:rPr>
          <w:rFonts w:hint="eastAsia"/>
        </w:rPr>
        <w:t>VMC</w:t>
      </w:r>
      <w:r>
        <w:rPr>
          <w:rFonts w:hint="eastAsia"/>
        </w:rPr>
        <w:t>反馈的</w:t>
      </w:r>
      <w:proofErr w:type="spellStart"/>
      <w:r>
        <w:rPr>
          <w:rFonts w:hint="eastAsia"/>
        </w:rPr>
        <w:t>CST_Status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信号进行显示。</w:t>
      </w:r>
    </w:p>
    <w:p w14:paraId="6C4C85A7" w14:textId="77777777" w:rsidR="009E3A7B" w:rsidRDefault="00FF6374">
      <w:pPr>
        <w:ind w:firstLine="420"/>
      </w:pPr>
      <w:r>
        <w:rPr>
          <w:rFonts w:hint="eastAsia"/>
        </w:rPr>
        <w:t>满足下列条件时，</w:t>
      </w:r>
      <w:r>
        <w:rPr>
          <w:rFonts w:hint="eastAsia"/>
        </w:rPr>
        <w:t>CST</w:t>
      </w:r>
      <w:r>
        <w:rPr>
          <w:rFonts w:hint="eastAsia"/>
        </w:rPr>
        <w:t>功能</w:t>
      </w:r>
      <w:r>
        <w:rPr>
          <w:rFonts w:hint="eastAsia"/>
        </w:rPr>
        <w:t>Ready</w:t>
      </w:r>
      <w:r>
        <w:rPr>
          <w:rFonts w:hint="eastAsia"/>
        </w:rPr>
        <w:t>：</w:t>
      </w:r>
      <w:proofErr w:type="spellStart"/>
      <w:r>
        <w:t>CST_Status</w:t>
      </w:r>
      <w:proofErr w:type="spellEnd"/>
      <w:r>
        <w:t>=0x1: CST is Standby</w:t>
      </w:r>
    </w:p>
    <w:p w14:paraId="4EB056AC" w14:textId="77777777" w:rsidR="009E3A7B" w:rsidRDefault="00FF6374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 xml:space="preserve">CST </w:t>
      </w:r>
      <w:r>
        <w:rPr>
          <w:rFonts w:hint="eastAsia"/>
        </w:rPr>
        <w:t>处于未打开状态</w:t>
      </w:r>
    </w:p>
    <w:p w14:paraId="5DF9D9D4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lastRenderedPageBreak/>
        <w:t>车辆处于</w:t>
      </w:r>
      <w:r>
        <w:rPr>
          <w:rFonts w:hint="eastAsia"/>
        </w:rPr>
        <w:t xml:space="preserve">ready 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且</w:t>
      </w:r>
    </w:p>
    <w:p w14:paraId="55266F95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  <w:r>
        <w:rPr>
          <w:rFonts w:hint="eastAsia"/>
        </w:rPr>
        <w:t xml:space="preserve">                                              </w:t>
      </w:r>
      <w:r>
        <w:rPr>
          <w:rFonts w:hint="eastAsia"/>
        </w:rPr>
        <w:t>且</w:t>
      </w:r>
    </w:p>
    <w:p w14:paraId="3E93919A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驾驶员手动按下开关（虚拟）打开</w:t>
      </w:r>
      <w:r>
        <w:rPr>
          <w:rFonts w:hint="eastAsia"/>
        </w:rPr>
        <w:t>CST</w:t>
      </w:r>
      <w:r>
        <w:rPr>
          <w:rFonts w:hint="eastAsia"/>
        </w:rPr>
        <w:t>功能，</w:t>
      </w:r>
    </w:p>
    <w:p w14:paraId="3E459F0E" w14:textId="77777777" w:rsidR="009E3A7B" w:rsidRDefault="00FF6374">
      <w:pPr>
        <w:pStyle w:val="affff7"/>
        <w:numPr>
          <w:ilvl w:val="0"/>
          <w:numId w:val="16"/>
        </w:numPr>
        <w:ind w:firstLineChars="0"/>
      </w:pPr>
      <w:r>
        <w:rPr>
          <w:rFonts w:hint="eastAsia"/>
        </w:rPr>
        <w:t>CST</w:t>
      </w:r>
      <w:r>
        <w:rPr>
          <w:rFonts w:hint="eastAsia"/>
        </w:rPr>
        <w:t>处于记忆状态</w:t>
      </w:r>
      <w:r>
        <w:rPr>
          <w:rFonts w:hint="eastAsia"/>
        </w:rPr>
        <w:t xml:space="preserve"> </w:t>
      </w:r>
      <w:r>
        <w:rPr>
          <w:rFonts w:hint="eastAsia"/>
        </w:rPr>
        <w:t>（上一次打开后未通过开关关闭）</w:t>
      </w:r>
    </w:p>
    <w:p w14:paraId="0FF3BB53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车辆处于</w:t>
      </w:r>
      <w:r>
        <w:rPr>
          <w:rFonts w:hint="eastAsia"/>
        </w:rPr>
        <w:t>ready</w:t>
      </w:r>
      <w:r>
        <w:rPr>
          <w:rFonts w:hint="eastAsia"/>
        </w:rPr>
        <w:t>状态</w:t>
      </w:r>
      <w:r>
        <w:rPr>
          <w:rFonts w:hint="eastAsia"/>
        </w:rPr>
        <w:t xml:space="preserve">                                                            </w:t>
      </w:r>
      <w:r>
        <w:rPr>
          <w:rFonts w:hint="eastAsia"/>
        </w:rPr>
        <w:t>且</w:t>
      </w:r>
    </w:p>
    <w:p w14:paraId="14660D76" w14:textId="77777777" w:rsidR="009E3A7B" w:rsidRDefault="00FF6374">
      <w:pPr>
        <w:pStyle w:val="affff7"/>
        <w:numPr>
          <w:ilvl w:val="1"/>
          <w:numId w:val="16"/>
        </w:numPr>
        <w:ind w:firstLineChars="0"/>
      </w:pPr>
      <w:r>
        <w:rPr>
          <w:rFonts w:hint="eastAsia"/>
        </w:rPr>
        <w:t>制动，动力</w:t>
      </w:r>
      <w:r>
        <w:rPr>
          <w:rFonts w:hint="eastAsia"/>
        </w:rPr>
        <w:t>&amp;VMC</w:t>
      </w:r>
      <w:r>
        <w:rPr>
          <w:rFonts w:hint="eastAsia"/>
        </w:rPr>
        <w:t>系统无任何故障</w:t>
      </w:r>
    </w:p>
    <w:p w14:paraId="2A1F2516" w14:textId="77777777" w:rsidR="009E3A7B" w:rsidRDefault="009E3A7B">
      <w:pPr>
        <w:ind w:firstLineChars="0"/>
      </w:pPr>
    </w:p>
    <w:p w14:paraId="07DE7FD5" w14:textId="77777777" w:rsidR="009E3A7B" w:rsidRDefault="00FF6374">
      <w:pPr>
        <w:pStyle w:val="4"/>
      </w:pPr>
      <w:r>
        <w:rPr>
          <w:rFonts w:hint="eastAsia"/>
        </w:rPr>
        <w:t>功能激活条件：</w:t>
      </w:r>
    </w:p>
    <w:p w14:paraId="7DDAC2C0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同时满足下列条件：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功能进入激活状态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0x2</w:t>
      </w:r>
      <w:r>
        <w:rPr>
          <w:rFonts w:hint="eastAsia"/>
        </w:rPr>
        <w:t>：</w:t>
      </w:r>
      <w:r>
        <w:t>CST is Active</w:t>
      </w:r>
    </w:p>
    <w:p w14:paraId="4C6E3EAE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）车辆处于前进状态：</w:t>
      </w:r>
      <w:r>
        <w:rPr>
          <w:rFonts w:hint="eastAsia"/>
          <w:lang w:val="zh-CN"/>
        </w:rPr>
        <w:t xml:space="preserve"> 0x1E9</w:t>
      </w:r>
      <w:r>
        <w:rPr>
          <w:rFonts w:hint="eastAsia"/>
          <w:lang w:val="zh-CN"/>
        </w:rPr>
        <w:t>报文的“车速方向”</w:t>
      </w:r>
      <w:r>
        <w:rPr>
          <w:rFonts w:hint="eastAsia"/>
          <w:lang w:val="zh-CN"/>
        </w:rPr>
        <w:t>VehSpdAvgDrvnDir_ABS = $1 Forward</w:t>
      </w:r>
      <w:r>
        <w:rPr>
          <w:rFonts w:hint="eastAsia"/>
          <w:lang w:val="zh-CN"/>
        </w:rPr>
        <w:t>。</w:t>
      </w:r>
    </w:p>
    <w:p w14:paraId="3C6767A9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整车稳定控制功能未激活（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等稳定控制功能未激活）</w:t>
      </w:r>
    </w:p>
    <w:p w14:paraId="66009F0D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路况良好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路面平顺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（非搓板路、比利时路、对开路等。坡度不大于</w:t>
      </w:r>
      <w:r>
        <w:rPr>
          <w:rFonts w:hint="eastAsia"/>
          <w:lang w:val="zh-CN"/>
        </w:rPr>
        <w:t>15TBD</w:t>
      </w:r>
      <w:r>
        <w:rPr>
          <w:rFonts w:hint="eastAsia"/>
          <w:lang w:val="zh-CN"/>
        </w:rPr>
        <w:t>）</w:t>
      </w:r>
    </w:p>
    <w:p w14:paraId="40E29BB3" w14:textId="2BE57ED5" w:rsidR="009E3A7B" w:rsidRPr="00DB75DF" w:rsidDel="00000FED" w:rsidRDefault="00FF6374">
      <w:pPr>
        <w:ind w:firstLine="420"/>
        <w:rPr>
          <w:del w:id="572" w:author="Yang Zhen SGH CDAY223" w:date="2026-01-15T17:42:00Z" w16du:dateUtc="2026-01-15T09:42:00Z"/>
          <w:strike/>
          <w:lang w:val="zh-CN"/>
        </w:rPr>
      </w:pPr>
      <w:commentRangeStart w:id="573"/>
      <w:commentRangeStart w:id="574"/>
      <w:del w:id="575" w:author="Yang Zhen SGH CDAY223" w:date="2026-01-15T17:42:00Z" w16du:dateUtc="2026-01-15T09:42:00Z">
        <w:r w:rsidRPr="00DB75DF" w:rsidDel="00000FED">
          <w:rPr>
            <w:strike/>
            <w:highlight w:val="yellow"/>
            <w:lang w:val="zh-CN"/>
          </w:rPr>
          <w:delText xml:space="preserve">4) </w:delText>
        </w:r>
        <w:r w:rsidRPr="00DB75DF" w:rsidDel="00000FED">
          <w:rPr>
            <w:rFonts w:hint="eastAsia"/>
            <w:strike/>
            <w:highlight w:val="yellow"/>
            <w:lang w:val="zh-CN"/>
          </w:rPr>
          <w:delText>驾驶员制动踏板所产生的电制动压力能够将车辆刹停。</w:delText>
        </w:r>
        <w:commentRangeEnd w:id="573"/>
        <w:r w:rsidR="002E3AEA" w:rsidRPr="00DB75DF" w:rsidDel="00000FED">
          <w:rPr>
            <w:rStyle w:val="affff4"/>
            <w:strike/>
            <w:highlight w:val="yellow"/>
            <w:lang w:val="zh-CN"/>
          </w:rPr>
          <w:commentReference w:id="573"/>
        </w:r>
        <w:commentRangeEnd w:id="574"/>
        <w:r w:rsidR="00DB75DF" w:rsidRPr="00DB75DF" w:rsidDel="00000FED">
          <w:rPr>
            <w:rStyle w:val="affff4"/>
            <w:highlight w:val="yellow"/>
            <w:lang w:val="zh-CN"/>
          </w:rPr>
          <w:commentReference w:id="574"/>
        </w:r>
      </w:del>
    </w:p>
    <w:p w14:paraId="507C0408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整车车速降低到</w:t>
      </w:r>
      <w:r>
        <w:rPr>
          <w:rFonts w:hint="eastAsia"/>
          <w:lang w:val="zh-CN"/>
        </w:rPr>
        <w:t xml:space="preserve"> 10 kph (TBD) </w:t>
      </w:r>
      <w:r>
        <w:rPr>
          <w:rFonts w:hint="eastAsia"/>
          <w:lang w:val="zh-CN"/>
        </w:rPr>
        <w:t>以下</w:t>
      </w:r>
    </w:p>
    <w:p w14:paraId="40B39739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车速低于</w:t>
      </w:r>
      <w:r>
        <w:rPr>
          <w:rFonts w:hint="eastAsia"/>
          <w:lang w:val="zh-CN"/>
        </w:rPr>
        <w:t>10kph</w:t>
      </w:r>
      <w:r>
        <w:rPr>
          <w:rFonts w:hint="eastAsia"/>
          <w:lang w:val="zh-CN"/>
        </w:rPr>
        <w:t>时，整车减速度小于</w:t>
      </w:r>
      <w:r>
        <w:rPr>
          <w:rFonts w:hint="eastAsia"/>
          <w:lang w:val="zh-CN"/>
        </w:rPr>
        <w:t xml:space="preserve">0.6g(TBD), </w:t>
      </w:r>
      <w:r>
        <w:rPr>
          <w:rFonts w:hint="eastAsia"/>
          <w:lang w:val="zh-CN"/>
        </w:rPr>
        <w:t>制动压力小于</w:t>
      </w:r>
      <w:r>
        <w:rPr>
          <w:rFonts w:hint="eastAsia"/>
          <w:lang w:val="zh-CN"/>
        </w:rPr>
        <w:t xml:space="preserve">60bar(TBD), </w:t>
      </w:r>
      <w:r>
        <w:rPr>
          <w:rFonts w:hint="eastAsia"/>
          <w:lang w:val="zh-CN"/>
        </w:rPr>
        <w:t>踩踏</w:t>
      </w:r>
      <w:proofErr w:type="gramStart"/>
      <w:r>
        <w:rPr>
          <w:rFonts w:hint="eastAsia"/>
          <w:lang w:val="zh-CN"/>
        </w:rPr>
        <w:t>板速度</w:t>
      </w:r>
      <w:proofErr w:type="gramEnd"/>
      <w:r>
        <w:rPr>
          <w:rFonts w:hint="eastAsia"/>
          <w:lang w:val="zh-CN"/>
        </w:rPr>
        <w:t>小于</w:t>
      </w:r>
      <w:r>
        <w:rPr>
          <w:rFonts w:hint="eastAsia"/>
          <w:lang w:val="zh-CN"/>
        </w:rPr>
        <w:t>100mm/s(TBD)</w:t>
      </w:r>
    </w:p>
    <w:p w14:paraId="44BD4A43" w14:textId="77777777" w:rsidR="009E3A7B" w:rsidRDefault="00FF6374">
      <w:pPr>
        <w:ind w:firstLine="420"/>
        <w:rPr>
          <w:lang w:val="zh-CN"/>
        </w:rPr>
      </w:pPr>
      <w:commentRangeStart w:id="576"/>
      <w:commentRangeStart w:id="577"/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能力不受限（高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576"/>
      <w:r w:rsidR="002E3AEA">
        <w:rPr>
          <w:rStyle w:val="affff4"/>
          <w:lang w:val="zh-CN"/>
        </w:rPr>
        <w:commentReference w:id="576"/>
      </w:r>
      <w:commentRangeEnd w:id="577"/>
      <w:r w:rsidR="005E7229">
        <w:rPr>
          <w:rStyle w:val="affff4"/>
          <w:lang w:val="zh-CN"/>
        </w:rPr>
        <w:commentReference w:id="577"/>
      </w:r>
    </w:p>
    <w:p w14:paraId="2CD6BD0A" w14:textId="77777777" w:rsidR="009E3A7B" w:rsidRDefault="00FF6374">
      <w:pPr>
        <w:ind w:firstLine="420"/>
        <w:rPr>
          <w:ins w:id="578" w:author="Yang Zhen SGH CDAY223" w:date="2026-01-15T17:44:00Z" w16du:dateUtc="2026-01-15T09:44:00Z"/>
          <w:lang w:val="zh-CN"/>
        </w:rPr>
      </w:pPr>
      <w:r>
        <w:rPr>
          <w:rFonts w:hint="eastAsia"/>
          <w:lang w:val="zh-CN"/>
        </w:rPr>
        <w:t>8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功能未激活。</w:t>
      </w:r>
    </w:p>
    <w:p w14:paraId="146375E4" w14:textId="77777777" w:rsidR="00464BEE" w:rsidRDefault="00464BEE">
      <w:pPr>
        <w:ind w:firstLine="420"/>
        <w:rPr>
          <w:lang w:val="zh-CN"/>
        </w:rPr>
      </w:pPr>
    </w:p>
    <w:p w14:paraId="451EF429" w14:textId="77777777" w:rsidR="009E3A7B" w:rsidRDefault="009E3A7B">
      <w:pPr>
        <w:ind w:firstLine="420"/>
        <w:rPr>
          <w:color w:val="FF0000"/>
          <w:lang w:val="zh-CN"/>
        </w:rPr>
      </w:pPr>
    </w:p>
    <w:p w14:paraId="4F89A654" w14:textId="77777777" w:rsidR="009E3A7B" w:rsidRDefault="009E3A7B">
      <w:pPr>
        <w:ind w:firstLine="420"/>
        <w:rPr>
          <w:lang w:val="zh-CN"/>
        </w:rPr>
      </w:pPr>
    </w:p>
    <w:p w14:paraId="6EBED1C2" w14:textId="77777777" w:rsidR="009E3A7B" w:rsidRDefault="009E3A7B">
      <w:pPr>
        <w:ind w:firstLineChars="0" w:firstLine="0"/>
      </w:pPr>
    </w:p>
    <w:p w14:paraId="2981F93D" w14:textId="77777777" w:rsidR="009E3A7B" w:rsidRDefault="00FF6374">
      <w:pPr>
        <w:pStyle w:val="4"/>
      </w:pPr>
      <w:r>
        <w:rPr>
          <w:rFonts w:hint="eastAsia"/>
        </w:rPr>
        <w:t>功能退出条件：</w:t>
      </w:r>
    </w:p>
    <w:p w14:paraId="7A435314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满足任</w:t>
      </w:r>
      <w:proofErr w:type="gramStart"/>
      <w:r>
        <w:rPr>
          <w:rFonts w:hint="eastAsia"/>
          <w:lang w:val="zh-CN"/>
        </w:rPr>
        <w:t>一</w:t>
      </w:r>
      <w:proofErr w:type="gramEnd"/>
      <w:r>
        <w:rPr>
          <w:rFonts w:hint="eastAsia"/>
          <w:lang w:val="zh-CN"/>
        </w:rPr>
        <w:t>下列条件：</w:t>
      </w:r>
      <w:r>
        <w:rPr>
          <w:rFonts w:hint="eastAsia"/>
          <w:lang w:val="zh-CN"/>
        </w:rPr>
        <w:t xml:space="preserve"> </w:t>
      </w:r>
      <w:r>
        <w:t>CST</w:t>
      </w:r>
      <w:r>
        <w:rPr>
          <w:rFonts w:hint="eastAsia"/>
        </w:rPr>
        <w:t>功能从激活状态退出到准备状态</w:t>
      </w:r>
      <w:r>
        <w:rPr>
          <w:rFonts w:hint="eastAsia"/>
        </w:rPr>
        <w:t xml:space="preserve"> </w:t>
      </w:r>
      <w:proofErr w:type="spellStart"/>
      <w:r>
        <w:t>CST_Status</w:t>
      </w:r>
      <w:proofErr w:type="spellEnd"/>
      <w:r>
        <w:t>=</w:t>
      </w:r>
      <w:r>
        <w:rPr>
          <w:rFonts w:ascii="SimSun" w:cs="SimSun"/>
          <w:kern w:val="0"/>
          <w:sz w:val="23"/>
          <w:szCs w:val="23"/>
        </w:rPr>
        <w:t xml:space="preserve"> </w:t>
      </w:r>
      <w:r>
        <w:t>0x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CST is </w:t>
      </w:r>
      <w:r>
        <w:rPr>
          <w:rFonts w:hint="eastAsia"/>
        </w:rPr>
        <w:t>Standby</w:t>
      </w:r>
    </w:p>
    <w:p w14:paraId="03D70FC5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）车辆处于</w:t>
      </w:r>
      <w:proofErr w:type="gramStart"/>
      <w:r>
        <w:rPr>
          <w:rFonts w:hint="eastAsia"/>
          <w:lang w:val="zh-CN"/>
        </w:rPr>
        <w:t>非前进</w:t>
      </w:r>
      <w:proofErr w:type="gramEnd"/>
      <w:r>
        <w:rPr>
          <w:rFonts w:hint="eastAsia"/>
          <w:lang w:val="zh-CN"/>
        </w:rPr>
        <w:t>状态：</w:t>
      </w:r>
    </w:p>
    <w:p w14:paraId="6C84A273" w14:textId="77777777" w:rsidR="009E3A7B" w:rsidRDefault="00FF6374">
      <w:pPr>
        <w:ind w:firstLine="420"/>
        <w:rPr>
          <w:rFonts w:ascii="Arial" w:eastAsiaTheme="minorEastAsia" w:hAnsi="Arial" w:cs="Arial"/>
          <w:szCs w:val="21"/>
        </w:rPr>
      </w:pPr>
      <w:r>
        <w:rPr>
          <w:lang w:val="zh-CN"/>
        </w:rPr>
        <w:t xml:space="preserve">2) </w:t>
      </w:r>
      <w:r>
        <w:rPr>
          <w:rFonts w:ascii="Arial" w:eastAsiaTheme="minorEastAsia" w:hAnsi="Arial" w:cs="Arial" w:hint="eastAsia"/>
          <w:szCs w:val="21"/>
        </w:rPr>
        <w:t>整车稳定控制功能激活（</w:t>
      </w:r>
      <w:r>
        <w:rPr>
          <w:rFonts w:hint="eastAsia"/>
        </w:rPr>
        <w:t>ABS, TCS,YSC</w:t>
      </w:r>
      <w:r>
        <w:rPr>
          <w:rFonts w:ascii="Arial" w:eastAsiaTheme="minorEastAsia" w:hAnsi="Arial" w:cs="Arial" w:hint="eastAsia"/>
          <w:szCs w:val="21"/>
        </w:rPr>
        <w:t>等稳定控制功能激活）</w:t>
      </w:r>
    </w:p>
    <w:p w14:paraId="37590439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 xml:space="preserve">3) </w:t>
      </w:r>
      <w:r>
        <w:rPr>
          <w:rFonts w:hint="eastAsia"/>
          <w:lang w:val="zh-CN"/>
        </w:rPr>
        <w:t>检测到车辆正在经过恶劣工况路面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或行驶到坡道（坡度≥</w:t>
      </w:r>
      <w:r>
        <w:rPr>
          <w:rFonts w:hint="eastAsia"/>
          <w:lang w:val="zh-CN"/>
        </w:rPr>
        <w:t xml:space="preserve"> 15 TBD </w:t>
      </w:r>
      <w:r>
        <w:rPr>
          <w:rFonts w:hint="eastAsia"/>
          <w:lang w:val="zh-CN"/>
        </w:rPr>
        <w:t>）。</w:t>
      </w:r>
    </w:p>
    <w:p w14:paraId="6D03CEA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4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驾驶员释放制动踏板</w:t>
      </w:r>
    </w:p>
    <w:p w14:paraId="461BD59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5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>主</w:t>
      </w:r>
      <w:proofErr w:type="gramStart"/>
      <w:r>
        <w:rPr>
          <w:rFonts w:hint="eastAsia"/>
          <w:lang w:val="zh-CN"/>
        </w:rPr>
        <w:t>缸压力</w:t>
      </w:r>
      <w:proofErr w:type="gramEnd"/>
      <w:r>
        <w:rPr>
          <w:rFonts w:hint="eastAsia"/>
          <w:lang w:val="zh-CN"/>
        </w:rPr>
        <w:t>低于</w:t>
      </w:r>
      <w:r>
        <w:rPr>
          <w:rFonts w:hint="eastAsia"/>
          <w:lang w:val="zh-CN"/>
        </w:rPr>
        <w:t>4bar (TBD)</w:t>
      </w:r>
    </w:p>
    <w:p w14:paraId="34DE5561" w14:textId="77777777" w:rsidR="009E3A7B" w:rsidRDefault="00FF6374">
      <w:pPr>
        <w:ind w:firstLine="420"/>
        <w:rPr>
          <w:lang w:val="zh-CN"/>
        </w:rPr>
      </w:pPr>
      <w:commentRangeStart w:id="579"/>
      <w:r>
        <w:rPr>
          <w:rFonts w:hint="eastAsia"/>
          <w:lang w:val="zh-CN"/>
        </w:rPr>
        <w:t>6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</w:r>
      <w:r>
        <w:rPr>
          <w:rFonts w:hint="eastAsia"/>
          <w:lang w:val="zh-CN"/>
        </w:rPr>
        <w:t>电机</w:t>
      </w:r>
      <w:r>
        <w:rPr>
          <w:rFonts w:hint="eastAsia"/>
          <w:lang w:val="zh-CN"/>
        </w:rPr>
        <w:t xml:space="preserve">Regen </w:t>
      </w:r>
      <w:r>
        <w:rPr>
          <w:rFonts w:hint="eastAsia"/>
          <w:lang w:val="zh-CN"/>
        </w:rPr>
        <w:t>能力受限（高</w:t>
      </w:r>
      <w:r>
        <w:rPr>
          <w:rFonts w:hint="eastAsia"/>
          <w:lang w:val="zh-CN"/>
        </w:rPr>
        <w:t>SOC/</w:t>
      </w:r>
      <w:r>
        <w:rPr>
          <w:rFonts w:hint="eastAsia"/>
          <w:lang w:val="zh-CN"/>
        </w:rPr>
        <w:t>低温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电机限扭）</w:t>
      </w:r>
      <w:commentRangeEnd w:id="579"/>
      <w:r w:rsidR="00945B57">
        <w:rPr>
          <w:rStyle w:val="affff4"/>
          <w:lang w:val="zh-CN"/>
        </w:rPr>
        <w:commentReference w:id="579"/>
      </w:r>
    </w:p>
    <w:p w14:paraId="507E3B4F" w14:textId="77777777" w:rsidR="009E3A7B" w:rsidRDefault="00FF6374">
      <w:pPr>
        <w:ind w:firstLine="420"/>
        <w:rPr>
          <w:ins w:id="580" w:author="Yang Zhen SGH CDAY223" w:date="2026-01-15T17:44:00Z" w16du:dateUtc="2026-01-15T09:44:00Z"/>
          <w:lang w:val="zh-CN"/>
        </w:rPr>
      </w:pPr>
      <w:r>
        <w:rPr>
          <w:rFonts w:hint="eastAsia"/>
          <w:lang w:val="zh-CN"/>
        </w:rPr>
        <w:t>7</w:t>
      </w:r>
      <w:r>
        <w:rPr>
          <w:lang w:val="zh-CN"/>
        </w:rPr>
        <w:t xml:space="preserve">) </w:t>
      </w:r>
      <w:r>
        <w:rPr>
          <w:rFonts w:hint="eastAsia"/>
          <w:lang w:val="zh-CN"/>
        </w:rPr>
        <w:tab/>
        <w:t>ADAS</w:t>
      </w:r>
      <w:r>
        <w:rPr>
          <w:rFonts w:hint="eastAsia"/>
          <w:lang w:val="zh-CN"/>
        </w:rPr>
        <w:t>功能激活。</w:t>
      </w:r>
    </w:p>
    <w:p w14:paraId="66B52FEF" w14:textId="77777777" w:rsidR="007F1F1C" w:rsidRDefault="007F1F1C">
      <w:pPr>
        <w:ind w:firstLine="420"/>
        <w:rPr>
          <w:lang w:val="zh-CN"/>
        </w:rPr>
      </w:pPr>
    </w:p>
    <w:p w14:paraId="15B63412" w14:textId="77777777" w:rsidR="009E3A7B" w:rsidDel="007F1F1C" w:rsidRDefault="009E3A7B">
      <w:pPr>
        <w:ind w:firstLine="420"/>
        <w:rPr>
          <w:del w:id="581" w:author="Yang Zhen SGH CDAY223" w:date="2026-01-15T17:45:00Z" w16du:dateUtc="2026-01-15T09:45:00Z"/>
          <w:lang w:val="zh-CN"/>
        </w:rPr>
      </w:pPr>
    </w:p>
    <w:p w14:paraId="09F85F5F" w14:textId="77777777" w:rsidR="009E3A7B" w:rsidRDefault="009E3A7B">
      <w:pPr>
        <w:ind w:firstLineChars="0" w:firstLine="0"/>
        <w:rPr>
          <w:lang w:val="zh-CN"/>
        </w:rPr>
        <w:pPrChange w:id="582" w:author="Yang Zhen SGH CDAY223" w:date="2026-01-15T17:45:00Z" w16du:dateUtc="2026-01-15T09:45:00Z">
          <w:pPr>
            <w:ind w:firstLine="420"/>
          </w:pPr>
        </w:pPrChange>
      </w:pPr>
    </w:p>
    <w:p w14:paraId="186F8845" w14:textId="77777777" w:rsidR="009E3A7B" w:rsidRDefault="00FF6374">
      <w:pPr>
        <w:ind w:firstLineChars="95" w:firstLine="199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  <w:r>
        <w:rPr>
          <w:lang w:val="zh-CN"/>
        </w:rPr>
        <w:tab/>
      </w:r>
      <w:r>
        <w:rPr>
          <w:rFonts w:hint="eastAsia"/>
          <w:lang w:val="zh-CN"/>
        </w:rPr>
        <w:t>当驾驶员操作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开关，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功能从激活状态退出到关闭状态</w:t>
      </w:r>
      <w:r>
        <w:rPr>
          <w:rFonts w:hint="eastAsia"/>
          <w:lang w:val="zh-CN"/>
        </w:rPr>
        <w:t xml:space="preserve"> CST_Status=0x0: CST is off</w:t>
      </w:r>
      <w:r>
        <w:rPr>
          <w:rFonts w:hint="eastAsia"/>
          <w:lang w:val="zh-CN"/>
        </w:rPr>
        <w:t>。</w:t>
      </w:r>
    </w:p>
    <w:p w14:paraId="09CB80DB" w14:textId="77777777" w:rsidR="009E3A7B" w:rsidRDefault="009E3A7B">
      <w:pPr>
        <w:ind w:firstLine="420"/>
        <w:rPr>
          <w:lang w:val="zh-CN"/>
        </w:rPr>
      </w:pPr>
    </w:p>
    <w:p w14:paraId="5F1B1777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注：</w:t>
      </w:r>
      <w:r>
        <w:rPr>
          <w:rFonts w:hint="eastAsia"/>
          <w:lang w:val="zh-CN"/>
        </w:rPr>
        <w:t xml:space="preserve"> </w:t>
      </w:r>
    </w:p>
    <w:p w14:paraId="2D601C21" w14:textId="77777777" w:rsidR="009E3A7B" w:rsidRDefault="00FF6374">
      <w:pPr>
        <w:pStyle w:val="affff7"/>
        <w:numPr>
          <w:ilvl w:val="0"/>
          <w:numId w:val="17"/>
        </w:numPr>
        <w:ind w:firstLineChars="0"/>
        <w:rPr>
          <w:lang w:val="zh-CN"/>
        </w:rPr>
      </w:pPr>
      <w:r>
        <w:rPr>
          <w:rFonts w:hint="eastAsia"/>
          <w:lang w:val="zh-CN"/>
        </w:rPr>
        <w:lastRenderedPageBreak/>
        <w:t>VMC CST</w:t>
      </w:r>
      <w:r>
        <w:rPr>
          <w:rFonts w:hint="eastAsia"/>
          <w:lang w:val="zh-CN"/>
        </w:rPr>
        <w:t>功能退出过程中，</w:t>
      </w:r>
      <w:r>
        <w:rPr>
          <w:rFonts w:hint="eastAsia"/>
          <w:lang w:val="zh-CN"/>
        </w:rPr>
        <w:t xml:space="preserve"> </w:t>
      </w:r>
      <w:r>
        <w:rPr>
          <w:rFonts w:hint="eastAsia"/>
          <w:lang w:val="zh-CN"/>
        </w:rPr>
        <w:t>为避免整车闯动，制动系统需要及时介入，应已经补液标定。</w:t>
      </w:r>
    </w:p>
    <w:p w14:paraId="5B23E70B" w14:textId="74729B90" w:rsidR="009E3A7B" w:rsidRPr="00731A56" w:rsidDel="00E230DF" w:rsidRDefault="00FF6374">
      <w:pPr>
        <w:pStyle w:val="affff7"/>
        <w:numPr>
          <w:ilvl w:val="0"/>
          <w:numId w:val="17"/>
        </w:numPr>
        <w:ind w:firstLineChars="0"/>
        <w:rPr>
          <w:del w:id="583" w:author="Yang Zhen SGH CDAY223" w:date="2026-01-15T17:45:00Z" w16du:dateUtc="2026-01-15T09:45:00Z"/>
          <w:strike/>
          <w:lang w:val="zh-CN"/>
        </w:rPr>
      </w:pPr>
      <w:commentRangeStart w:id="584"/>
      <w:commentRangeStart w:id="585"/>
      <w:commentRangeStart w:id="586"/>
      <w:del w:id="587" w:author="Yang Zhen SGH CDAY223" w:date="2026-01-15T17:45:00Z" w16du:dateUtc="2026-01-15T09:45:00Z">
        <w:r w:rsidRPr="00731A56" w:rsidDel="00E230DF">
          <w:rPr>
            <w:rFonts w:hint="eastAsia"/>
            <w:strike/>
            <w:lang w:val="zh-CN"/>
          </w:rPr>
          <w:delText>舒适制动激活过程中，若出现输出制动力（</w:delText>
        </w:r>
        <w:r w:rsidR="00817189" w:rsidRPr="00731A56" w:rsidDel="00E230DF">
          <w:rPr>
            <w:rFonts w:hint="eastAsia"/>
            <w:strike/>
            <w:lang w:val="zh-CN"/>
          </w:rPr>
          <w:delText>液压</w:delText>
        </w:r>
        <w:r w:rsidRPr="00731A56" w:rsidDel="00E230DF">
          <w:rPr>
            <w:rFonts w:hint="eastAsia"/>
            <w:strike/>
            <w:lang w:val="zh-CN"/>
          </w:rPr>
          <w:delText>）过低，制动系统需要进入紧急补液状态，将车辆刹停</w:delText>
        </w:r>
        <w:commentRangeEnd w:id="584"/>
        <w:r w:rsidR="00945B57" w:rsidRPr="00731A56" w:rsidDel="00E230DF">
          <w:rPr>
            <w:rStyle w:val="affff4"/>
            <w:strike/>
            <w:lang w:val="zh-CN"/>
          </w:rPr>
          <w:commentReference w:id="584"/>
        </w:r>
        <w:commentRangeEnd w:id="585"/>
        <w:r w:rsidR="001B6F57" w:rsidRPr="00731A56" w:rsidDel="00E230DF">
          <w:rPr>
            <w:rStyle w:val="affff4"/>
            <w:strike/>
            <w:lang w:val="zh-CN"/>
          </w:rPr>
          <w:commentReference w:id="585"/>
        </w:r>
        <w:commentRangeEnd w:id="586"/>
        <w:r w:rsidR="00D10161" w:rsidDel="00E230DF">
          <w:rPr>
            <w:rStyle w:val="affff4"/>
            <w:lang w:val="zh-CN"/>
          </w:rPr>
          <w:commentReference w:id="586"/>
        </w:r>
        <w:r w:rsidRPr="00731A56" w:rsidDel="00E230DF">
          <w:rPr>
            <w:rFonts w:hint="eastAsia"/>
            <w:strike/>
            <w:lang w:val="zh-CN"/>
          </w:rPr>
          <w:delText>。</w:delText>
        </w:r>
      </w:del>
    </w:p>
    <w:p w14:paraId="0B636EA9" w14:textId="7076A30F" w:rsidR="009E3A7B" w:rsidRPr="0023261B" w:rsidDel="006E5C3E" w:rsidRDefault="00FF6374">
      <w:pPr>
        <w:pStyle w:val="affff7"/>
        <w:numPr>
          <w:ilvl w:val="0"/>
          <w:numId w:val="17"/>
        </w:numPr>
        <w:ind w:firstLineChars="0"/>
        <w:rPr>
          <w:del w:id="588" w:author="Yang Zhen SGH CDAY223" w:date="2026-01-15T17:46:00Z" w16du:dateUtc="2026-01-15T09:46:00Z"/>
          <w:lang w:val="zh-CN"/>
        </w:rPr>
      </w:pPr>
      <w:del w:id="589" w:author="Yang Zhen SGH CDAY223" w:date="2026-01-15T17:46:00Z" w16du:dateUtc="2026-01-15T09:46:00Z">
        <w:r w:rsidRPr="0023261B" w:rsidDel="006E5C3E">
          <w:rPr>
            <w:rFonts w:hint="eastAsia"/>
            <w:lang w:val="zh-CN"/>
          </w:rPr>
          <w:delText>CST</w:delText>
        </w:r>
        <w:r w:rsidRPr="0023261B" w:rsidDel="006E5C3E">
          <w:rPr>
            <w:rFonts w:hint="eastAsia"/>
            <w:lang w:val="zh-CN"/>
          </w:rPr>
          <w:delText>功能不受驾驶模式影响。</w:delText>
        </w:r>
      </w:del>
    </w:p>
    <w:p w14:paraId="0098FED3" w14:textId="77777777" w:rsidR="009E3A7B" w:rsidRDefault="009E3A7B">
      <w:pPr>
        <w:ind w:firstLineChars="0" w:firstLine="0"/>
      </w:pPr>
    </w:p>
    <w:p w14:paraId="08748553" w14:textId="77777777" w:rsidR="009E3A7B" w:rsidRDefault="00FF6374">
      <w:pPr>
        <w:pStyle w:val="2"/>
        <w:spacing w:line="360" w:lineRule="auto"/>
      </w:pPr>
      <w:bookmarkStart w:id="590" w:name="_Toc207715821"/>
      <w:r>
        <w:rPr>
          <w:rFonts w:hint="eastAsia"/>
        </w:rPr>
        <w:t>控制逻辑</w:t>
      </w:r>
      <w:bookmarkEnd w:id="590"/>
    </w:p>
    <w:p w14:paraId="792B7C1E" w14:textId="7F8565A6" w:rsidR="009E3A7B" w:rsidRDefault="00FF6374">
      <w:pPr>
        <w:ind w:firstLine="420"/>
      </w:pPr>
      <w:r>
        <w:rPr>
          <w:rFonts w:hint="eastAsia"/>
        </w:rPr>
        <w:t>核心控制算法：通过前馈控制（基于减速度，俯仰角及俯仰角导数等）和反馈控制（控制目标为俯仰角）调节前后轴的制动（</w:t>
      </w:r>
      <w:del w:id="591" w:author="Yang Zhen SGH CDAY223" w:date="2026-01-15T17:46:00Z" w16du:dateUtc="2026-01-15T09:46:00Z">
        <w:r w:rsidDel="000360CD">
          <w:rPr>
            <w:rFonts w:hint="eastAsia"/>
          </w:rPr>
          <w:delText>液压制动</w:delText>
        </w:r>
        <w:r w:rsidDel="000360CD">
          <w:rPr>
            <w:rFonts w:hint="eastAsia"/>
          </w:rPr>
          <w:delText>/</w:delText>
        </w:r>
      </w:del>
      <w:r>
        <w:rPr>
          <w:rFonts w:hint="eastAsia"/>
        </w:rPr>
        <w:t>电制动）扭矩来减小俯仰角，从而达到舒适制动的效果。</w:t>
      </w:r>
    </w:p>
    <w:p w14:paraId="144594BB" w14:textId="77777777" w:rsidR="009E3A7B" w:rsidRDefault="00FF6374">
      <w:pPr>
        <w:ind w:firstLine="420"/>
      </w:pPr>
      <w:r>
        <w:rPr>
          <w:rFonts w:hint="eastAsia"/>
        </w:rPr>
        <w:t>悬架也会将俯仰作为控制目标，通过调整悬架刚度来进一步优化车辆点头。</w:t>
      </w:r>
    </w:p>
    <w:p w14:paraId="4C679589" w14:textId="77777777" w:rsidR="009E3A7B" w:rsidRDefault="009E3A7B">
      <w:pPr>
        <w:ind w:firstLineChars="0" w:firstLine="0"/>
      </w:pPr>
    </w:p>
    <w:p w14:paraId="3CE08D2D" w14:textId="44E03B18" w:rsidR="009E3A7B" w:rsidRDefault="00FF6374">
      <w:pPr>
        <w:ind w:firstLine="420"/>
        <w:rPr>
          <w:ins w:id="592" w:author="Yang Zhen SGH CDAY223" w:date="2026-01-15T17:46:00Z" w16du:dateUtc="2026-01-15T09:46:00Z"/>
        </w:rPr>
      </w:pPr>
      <w:del w:id="593" w:author="Yang Zhen SGH CDAY223" w:date="2026-01-15T17:46:00Z" w16du:dateUtc="2026-01-15T09:46:00Z">
        <w:r w:rsidDel="000360CD">
          <w:rPr>
            <w:noProof/>
          </w:rPr>
          <w:drawing>
            <wp:inline distT="0" distB="0" distL="0" distR="0" wp14:anchorId="0AFBDE55" wp14:editId="6947D98A">
              <wp:extent cx="5730240" cy="3512820"/>
              <wp:effectExtent l="0" t="0" r="3810" b="0"/>
              <wp:docPr id="672905497" name="图片 1" descr="图表, 折线图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72905497" name="图片 1" descr="图表, 折线图&#10;&#10;AI 生成的内容可能不正确。"/>
                      <pic:cNvPicPr>
                        <a:picLocks noChangeAspect="1"/>
                      </pic:cNvPicPr>
                    </pic:nvPicPr>
                    <pic:blipFill>
                      <a:blip r:embed="rId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0737" cy="35131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0523A6C" w14:textId="068E6694" w:rsidR="000360CD" w:rsidRDefault="00AE4552">
      <w:pPr>
        <w:ind w:firstLine="420"/>
      </w:pPr>
      <w:ins w:id="594" w:author="Yang Zhen SGH CDAY223" w:date="2026-01-15T17:46:00Z" w16du:dateUtc="2026-01-15T09:46:00Z">
        <w:r>
          <w:rPr>
            <w:noProof/>
          </w:rPr>
          <w:lastRenderedPageBreak/>
          <w:drawing>
            <wp:inline distT="0" distB="0" distL="0" distR="0" wp14:anchorId="2001FA09" wp14:editId="6C9471AB">
              <wp:extent cx="6120130" cy="3424526"/>
              <wp:effectExtent l="0" t="0" r="0" b="5080"/>
              <wp:docPr id="1060278903" name="图片 1" descr="图表, 折线图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60278903" name="图片 1" descr="图表, 折线图&#10;&#10;AI 生成的内容可能不正确。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3424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D94BA1D" w14:textId="77777777" w:rsidR="009E3A7B" w:rsidRDefault="009E3A7B">
      <w:pPr>
        <w:ind w:firstLine="420"/>
      </w:pPr>
    </w:p>
    <w:p w14:paraId="1DB497F2" w14:textId="77777777" w:rsidR="009E3A7B" w:rsidRDefault="00FF6374">
      <w:pPr>
        <w:ind w:firstLineChars="0" w:firstLine="420"/>
        <w:rPr>
          <w:rFonts w:ascii="DengXian" w:eastAsia="DengXian" w:hAnsi="DengXian" w:hint="eastAsia"/>
          <w14:ligatures w14:val="standardContextual"/>
        </w:rPr>
      </w:pPr>
      <w:r>
        <w:rPr>
          <w:rFonts w:hint="eastAsia"/>
        </w:rPr>
        <w:t>CST</w:t>
      </w:r>
      <w:r>
        <w:rPr>
          <w:rFonts w:hint="eastAsia"/>
        </w:rPr>
        <w:t>控制功能工作时会使用所有以下范围内可用执行器：包括：</w:t>
      </w:r>
    </w:p>
    <w:p w14:paraId="3435D53D" w14:textId="77777777" w:rsidR="009E3A7B" w:rsidRDefault="00FF6374">
      <w:pPr>
        <w:pStyle w:val="3"/>
      </w:pPr>
      <w:commentRangeStart w:id="595"/>
      <w:commentRangeStart w:id="596"/>
      <w:r>
        <w:rPr>
          <w:rFonts w:hint="eastAsia"/>
        </w:rPr>
        <w:t>驱动系统执行器</w:t>
      </w:r>
      <w:r>
        <w:rPr>
          <w:rFonts w:hint="eastAsia"/>
        </w:rPr>
        <w:t xml:space="preserve"> </w:t>
      </w:r>
      <w:r>
        <w:rPr>
          <w:rFonts w:hint="eastAsia"/>
        </w:rPr>
        <w:t>可选（电制动控制</w:t>
      </w:r>
      <w:r>
        <w:rPr>
          <w:rFonts w:hint="eastAsia"/>
        </w:rPr>
        <w:t>regen torque control/ distribution</w:t>
      </w:r>
      <w:r>
        <w:rPr>
          <w:rFonts w:hint="eastAsia"/>
        </w:rPr>
        <w:t>）</w:t>
      </w:r>
      <w:commentRangeEnd w:id="595"/>
      <w:r w:rsidR="004F5948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595"/>
      </w:r>
      <w:commentRangeEnd w:id="596"/>
      <w:r w:rsidR="00C91304">
        <w:rPr>
          <w:rStyle w:val="affff4"/>
          <w:rFonts w:ascii="Times New Roman" w:eastAsia="SimSun" w:hAnsi="Times New Roman"/>
          <w:b w:val="0"/>
          <w:bCs w:val="0"/>
          <w:kern w:val="2"/>
        </w:rPr>
        <w:commentReference w:id="596"/>
      </w:r>
    </w:p>
    <w:p w14:paraId="756FD4FA" w14:textId="197164D7" w:rsidR="00AE4552" w:rsidRPr="00DD6DF9" w:rsidRDefault="00DD6DF9" w:rsidP="00DD6DF9">
      <w:pPr>
        <w:ind w:firstLine="422"/>
        <w:rPr>
          <w:ins w:id="597" w:author="Yang Zhen SGH CDAY223" w:date="2026-01-15T17:47:00Z" w16du:dateUtc="2026-01-15T09:47:00Z"/>
          <w:b/>
          <w:bCs/>
          <w:rPrChange w:id="598" w:author="Yang Zhen SGH CDAY223" w:date="2026-01-15T17:47:00Z" w16du:dateUtc="2026-01-15T09:47:00Z">
            <w:rPr>
              <w:ins w:id="599" w:author="Yang Zhen SGH CDAY223" w:date="2026-01-15T17:47:00Z" w16du:dateUtc="2026-01-15T09:47:00Z"/>
              <w:lang w:val="zh-CN"/>
            </w:rPr>
          </w:rPrChange>
        </w:rPr>
      </w:pPr>
      <w:ins w:id="600" w:author="Yang Zhen SGH CDAY223" w:date="2026-01-15T17:47:00Z" w16du:dateUtc="2026-01-15T09:47:00Z">
        <w:r w:rsidRPr="0006243E">
          <w:rPr>
            <w:rFonts w:hint="eastAsia"/>
            <w:b/>
            <w:bCs/>
          </w:rPr>
          <w:t xml:space="preserve">Send </w:t>
        </w:r>
        <w:r>
          <w:rPr>
            <w:rFonts w:hint="eastAsia"/>
            <w:b/>
            <w:bCs/>
          </w:rPr>
          <w:t>to</w:t>
        </w:r>
        <w:r w:rsidRPr="0006243E">
          <w:rPr>
            <w:rFonts w:hint="eastAsia"/>
            <w:b/>
            <w:bCs/>
          </w:rPr>
          <w:t xml:space="preserve"> VCU</w:t>
        </w:r>
      </w:ins>
    </w:p>
    <w:p w14:paraId="10425317" w14:textId="08746C6A" w:rsidR="009E3A7B" w:rsidRDefault="00FF6374">
      <w:pPr>
        <w:ind w:firstLine="420"/>
        <w:rPr>
          <w:color w:val="0000FF"/>
        </w:rPr>
      </w:pPr>
      <w:r>
        <w:rPr>
          <w:rFonts w:hint="eastAsia"/>
          <w:lang w:val="zh-CN"/>
        </w:rPr>
        <w:t>轴间四驱：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功能请求前后轴的电制动扭矩给</w:t>
      </w:r>
      <w:r>
        <w:rPr>
          <w:rFonts w:hint="eastAsia"/>
          <w:lang w:val="zh-CN"/>
        </w:rPr>
        <w:t>VCU</w:t>
      </w:r>
      <w:r>
        <w:rPr>
          <w:lang w:val="zh-CN"/>
        </w:rPr>
        <w:t>.</w:t>
      </w:r>
      <w:r>
        <w:rPr>
          <w:rFonts w:hint="eastAsia"/>
          <w:lang w:val="zh-CN"/>
        </w:rPr>
        <w:t xml:space="preserve"> </w:t>
      </w:r>
      <w:r>
        <w:rPr>
          <w:color w:val="0000FF"/>
        </w:rPr>
        <w:tab/>
      </w:r>
    </w:p>
    <w:p w14:paraId="5B7A493C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电制动扭矩激活请求</w:t>
      </w:r>
      <w:proofErr w:type="spellStart"/>
      <w:r>
        <w:rPr>
          <w:color w:val="0000FF"/>
        </w:rPr>
        <w:t>TotTarRegTrqCotrlRqst</w:t>
      </w:r>
      <w:proofErr w:type="spellEnd"/>
      <w:r>
        <w:rPr>
          <w:rFonts w:hint="eastAsia"/>
          <w:color w:val="0000FF"/>
        </w:rPr>
        <w:t xml:space="preserve"> 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7D585F41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proofErr w:type="spellStart"/>
      <w:r>
        <w:rPr>
          <w:rFonts w:hint="eastAsia"/>
          <w:color w:val="0000FF"/>
        </w:rPr>
        <w:t>TarRegTrqFront</w:t>
      </w:r>
      <w:proofErr w:type="spellEnd"/>
      <w:r>
        <w:rPr>
          <w:rFonts w:hint="eastAsia"/>
          <w:color w:val="0000FF"/>
        </w:rPr>
        <w:t xml:space="preserve">/ </w:t>
      </w:r>
      <w:proofErr w:type="spellStart"/>
      <w:r>
        <w:rPr>
          <w:rFonts w:hint="eastAsia"/>
          <w:color w:val="0000FF"/>
        </w:rPr>
        <w:t>TarRegTrqRear</w:t>
      </w:r>
      <w:proofErr w:type="spellEnd"/>
    </w:p>
    <w:p w14:paraId="424B465C" w14:textId="77777777" w:rsidR="009E3A7B" w:rsidRDefault="00FF6374">
      <w:pPr>
        <w:ind w:firstLine="420"/>
        <w:rPr>
          <w:lang w:val="zh-CN"/>
        </w:rPr>
      </w:pPr>
      <w:r>
        <w:rPr>
          <w:lang w:val="zh-CN"/>
        </w:rPr>
        <w:tab/>
      </w:r>
      <w:r>
        <w:rPr>
          <w:lang w:val="zh-CN"/>
        </w:rPr>
        <w:tab/>
      </w:r>
    </w:p>
    <w:p w14:paraId="5CD71A1A" w14:textId="77777777" w:rsidR="009E3A7B" w:rsidRDefault="00FF6374">
      <w:pPr>
        <w:ind w:firstLine="420"/>
        <w:rPr>
          <w:lang w:val="zh-CN"/>
        </w:rPr>
      </w:pPr>
      <w:r>
        <w:rPr>
          <w:rFonts w:hint="eastAsia"/>
          <w:lang w:val="zh-CN"/>
        </w:rPr>
        <w:t>分布式四驱：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功能只请求前后轴的电制动扭矩给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，</w:t>
      </w:r>
      <w:r>
        <w:rPr>
          <w:rFonts w:hint="eastAsia"/>
          <w:lang w:val="zh-CN"/>
        </w:rPr>
        <w:t>VCU</w:t>
      </w:r>
      <w:r>
        <w:rPr>
          <w:rFonts w:hint="eastAsia"/>
          <w:lang w:val="zh-CN"/>
        </w:rPr>
        <w:t>再平均分配给</w:t>
      </w:r>
      <w:r>
        <w:rPr>
          <w:rFonts w:hint="eastAsia"/>
          <w:lang w:val="zh-CN"/>
        </w:rPr>
        <w:t>MCU</w:t>
      </w:r>
      <w:r>
        <w:rPr>
          <w:rFonts w:hint="eastAsia"/>
          <w:lang w:val="zh-CN"/>
        </w:rPr>
        <w:t>。</w:t>
      </w:r>
    </w:p>
    <w:p w14:paraId="431139C0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color w:val="0000FF"/>
        </w:rPr>
      </w:pPr>
      <w:r>
        <w:rPr>
          <w:rFonts w:hint="eastAsia"/>
          <w:color w:val="0000FF"/>
        </w:rPr>
        <w:t>电制动扭矩激活请求</w:t>
      </w:r>
      <w:proofErr w:type="spellStart"/>
      <w:r>
        <w:rPr>
          <w:color w:val="0000FF"/>
        </w:rPr>
        <w:t>TotTarRegTrqCotrlRqst</w:t>
      </w:r>
      <w:proofErr w:type="spellEnd"/>
      <w:r>
        <w:rPr>
          <w:rFonts w:hint="eastAsia"/>
          <w:color w:val="0000FF"/>
        </w:rPr>
        <w:t xml:space="preserve"> =0x01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6E16095" w14:textId="77777777" w:rsidR="009E3A7B" w:rsidRDefault="00FF6374">
      <w:pPr>
        <w:pStyle w:val="affff7"/>
        <w:numPr>
          <w:ilvl w:val="3"/>
          <w:numId w:val="10"/>
        </w:numPr>
        <w:ind w:firstLineChars="0"/>
        <w:rPr>
          <w:lang w:val="zh-CN"/>
        </w:rPr>
      </w:pPr>
      <w:proofErr w:type="spellStart"/>
      <w:r>
        <w:rPr>
          <w:rFonts w:hint="eastAsia"/>
          <w:color w:val="0000FF"/>
        </w:rPr>
        <w:t>TarRegTrqFront</w:t>
      </w:r>
      <w:proofErr w:type="spellEnd"/>
      <w:r>
        <w:rPr>
          <w:rFonts w:hint="eastAsia"/>
          <w:color w:val="0000FF"/>
        </w:rPr>
        <w:t xml:space="preserve">/ </w:t>
      </w:r>
      <w:proofErr w:type="spellStart"/>
      <w:r>
        <w:rPr>
          <w:rFonts w:hint="eastAsia"/>
          <w:color w:val="0000FF"/>
        </w:rPr>
        <w:t>TarRegTrqRear</w:t>
      </w:r>
      <w:proofErr w:type="spellEnd"/>
    </w:p>
    <w:p w14:paraId="0F42E1D7" w14:textId="77777777" w:rsidR="009E3A7B" w:rsidRDefault="009E3A7B">
      <w:pPr>
        <w:ind w:firstLine="420"/>
        <w:rPr>
          <w:lang w:val="zh-CN"/>
        </w:rPr>
      </w:pPr>
    </w:p>
    <w:p w14:paraId="13DEA0F1" w14:textId="2608F512" w:rsidR="009E3A7B" w:rsidDel="008174AC" w:rsidRDefault="00FF6374">
      <w:pPr>
        <w:pStyle w:val="4"/>
        <w:rPr>
          <w:del w:id="601" w:author="Yang Zhen SGH CDAY223" w:date="2026-01-15T17:54:00Z" w16du:dateUtc="2026-01-15T09:54:00Z"/>
        </w:rPr>
      </w:pPr>
      <w:del w:id="602" w:author="Yang Zhen SGH CDAY223" w:date="2026-01-15T17:54:00Z" w16du:dateUtc="2026-01-15T09:54:00Z">
        <w:r w:rsidDel="008174AC">
          <w:rPr>
            <w:rFonts w:hint="eastAsia"/>
          </w:rPr>
          <w:delText>边界定义</w:delText>
        </w:r>
      </w:del>
    </w:p>
    <w:p w14:paraId="5ED0FAFE" w14:textId="52C59F2D" w:rsidR="009E3A7B" w:rsidDel="008174AC" w:rsidRDefault="00FF6374">
      <w:pPr>
        <w:ind w:firstLine="420"/>
        <w:rPr>
          <w:del w:id="603" w:author="Yang Zhen SGH CDAY223" w:date="2026-01-15T17:54:00Z" w16du:dateUtc="2026-01-15T09:54:00Z"/>
          <w:lang w:val="zh-CN"/>
        </w:rPr>
      </w:pPr>
      <w:del w:id="604" w:author="Yang Zhen SGH CDAY223" w:date="2026-01-15T17:54:00Z" w16du:dateUtc="2026-01-15T09:54:00Z">
        <w:r w:rsidDel="008174AC">
          <w:rPr>
            <w:rFonts w:hint="eastAsia"/>
            <w:lang w:val="zh-CN"/>
          </w:rPr>
          <w:delText>CST</w:delText>
        </w:r>
        <w:r w:rsidDel="008174AC">
          <w:rPr>
            <w:rFonts w:hint="eastAsia"/>
            <w:lang w:val="zh-CN"/>
          </w:rPr>
          <w:delText>功能下，</w:delText>
        </w:r>
        <w:r w:rsidDel="008174AC">
          <w:rPr>
            <w:rFonts w:hint="eastAsia"/>
            <w:lang w:val="zh-CN"/>
          </w:rPr>
          <w:delText>VMC</w:delText>
        </w:r>
        <w:r w:rsidDel="008174AC">
          <w:rPr>
            <w:rFonts w:hint="eastAsia"/>
            <w:lang w:val="zh-CN"/>
          </w:rPr>
          <w:delText>发送</w:delText>
        </w:r>
        <w:r w:rsidDel="008174AC">
          <w:rPr>
            <w:rFonts w:hint="eastAsia"/>
            <w:lang w:val="zh-CN"/>
          </w:rPr>
          <w:delText xml:space="preserve">regen torque </w:delText>
        </w:r>
        <w:r w:rsidDel="008174AC">
          <w:rPr>
            <w:rFonts w:hint="eastAsia"/>
            <w:lang w:val="zh-CN"/>
          </w:rPr>
          <w:delText>请求给</w:delText>
        </w:r>
        <w:r w:rsidDel="008174AC">
          <w:rPr>
            <w:rFonts w:hint="eastAsia"/>
            <w:lang w:val="zh-CN"/>
          </w:rPr>
          <w:delText>VCU</w:delText>
        </w:r>
        <w:r w:rsidDel="008174AC">
          <w:rPr>
            <w:rFonts w:hint="eastAsia"/>
            <w:lang w:val="zh-CN"/>
          </w:rPr>
          <w:delText>。如果</w:delText>
        </w:r>
        <w:r w:rsidDel="008174AC">
          <w:rPr>
            <w:rFonts w:hint="eastAsia"/>
            <w:lang w:val="zh-CN"/>
          </w:rPr>
          <w:delText>VCU</w:delText>
        </w:r>
        <w:r w:rsidDel="008174AC">
          <w:rPr>
            <w:rFonts w:hint="eastAsia"/>
            <w:lang w:val="zh-CN"/>
          </w:rPr>
          <w:delText>收到了来自制动系统的更高优先级功能的电制动</w:delText>
        </w:r>
        <w:r w:rsidDel="008174AC">
          <w:rPr>
            <w:rFonts w:hint="eastAsia"/>
            <w:lang w:val="zh-CN"/>
          </w:rPr>
          <w:delText>regen</w:delText>
        </w:r>
        <w:r w:rsidDel="008174AC">
          <w:rPr>
            <w:rFonts w:hint="eastAsia"/>
            <w:lang w:val="zh-CN"/>
          </w:rPr>
          <w:delText>请求（例如一些稳定性功能</w:delText>
        </w:r>
        <w:r w:rsidDel="008174AC">
          <w:rPr>
            <w:rFonts w:hint="eastAsia"/>
            <w:lang w:val="zh-CN"/>
          </w:rPr>
          <w:delText>DTC</w:delText>
        </w:r>
        <w:r w:rsidDel="008174AC">
          <w:rPr>
            <w:rFonts w:hint="eastAsia"/>
            <w:lang w:val="zh-CN"/>
          </w:rPr>
          <w:delText>等），</w:delText>
        </w:r>
        <w:r w:rsidDel="008174AC">
          <w:rPr>
            <w:rFonts w:hint="eastAsia"/>
            <w:lang w:val="zh-CN"/>
          </w:rPr>
          <w:delText>Override VMC</w:delText>
        </w:r>
        <w:r w:rsidDel="008174AC">
          <w:rPr>
            <w:rFonts w:hint="eastAsia"/>
            <w:lang w:val="zh-CN"/>
          </w:rPr>
          <w:delText>，</w:delText>
        </w:r>
        <w:r w:rsidDel="008174AC">
          <w:rPr>
            <w:rFonts w:hint="eastAsia"/>
            <w:lang w:val="zh-CN"/>
          </w:rPr>
          <w:delText>VCU</w:delText>
        </w:r>
        <w:r w:rsidDel="008174AC">
          <w:rPr>
            <w:rFonts w:hint="eastAsia"/>
            <w:lang w:val="zh-CN"/>
          </w:rPr>
          <w:delText>优先执行制动的高优先级请求，同时</w:delText>
        </w:r>
        <w:r w:rsidDel="008174AC">
          <w:rPr>
            <w:rFonts w:hint="eastAsia"/>
            <w:lang w:val="zh-CN"/>
          </w:rPr>
          <w:delText>VMC</w:delText>
        </w:r>
        <w:r w:rsidDel="008174AC">
          <w:rPr>
            <w:rFonts w:hint="eastAsia"/>
            <w:lang w:val="zh-CN"/>
          </w:rPr>
          <w:delText>的</w:delText>
        </w:r>
        <w:r w:rsidDel="008174AC">
          <w:rPr>
            <w:rFonts w:hint="eastAsia"/>
            <w:lang w:val="zh-CN"/>
          </w:rPr>
          <w:delText>CST</w:delText>
        </w:r>
        <w:r w:rsidDel="008174AC">
          <w:rPr>
            <w:rFonts w:hint="eastAsia"/>
            <w:lang w:val="zh-CN"/>
          </w:rPr>
          <w:delText>功能也会退出，由轮端制动完全接管。为避免整车闯动，制动系统需要及时介入，应已经补液标定。</w:delText>
        </w:r>
      </w:del>
    </w:p>
    <w:p w14:paraId="1239BA05" w14:textId="77777777" w:rsidR="009E3A7B" w:rsidRDefault="009E3A7B">
      <w:pPr>
        <w:ind w:firstLine="420"/>
      </w:pPr>
    </w:p>
    <w:p w14:paraId="4BA1F9D4" w14:textId="7615592B" w:rsidR="009E3A7B" w:rsidDel="00B426CE" w:rsidRDefault="00FF6374">
      <w:pPr>
        <w:pStyle w:val="3"/>
        <w:rPr>
          <w:del w:id="605" w:author="Yang Zhen SGH CDAY223" w:date="2026-01-15T18:05:00Z" w16du:dateUtc="2026-01-15T10:05:00Z"/>
        </w:rPr>
      </w:pPr>
      <w:del w:id="606" w:author="Yang Zhen SGH CDAY223" w:date="2026-01-15T18:05:00Z" w16du:dateUtc="2026-01-15T10:05:00Z">
        <w:r w:rsidDel="00B426CE">
          <w:rPr>
            <w:rFonts w:hint="eastAsia"/>
          </w:rPr>
          <w:delText>制动</w:delText>
        </w:r>
        <w:r w:rsidDel="00B426CE">
          <w:delText>控制</w:delText>
        </w:r>
        <w:r w:rsidDel="00B426CE">
          <w:rPr>
            <w:rFonts w:hint="eastAsia"/>
          </w:rPr>
          <w:delText xml:space="preserve"> </w:delText>
        </w:r>
      </w:del>
      <w:del w:id="607" w:author="Yang Zhen SGH CDAY223" w:date="2026-01-15T17:54:00Z" w16du:dateUtc="2026-01-15T09:54:00Z">
        <w:r w:rsidDel="008174AC">
          <w:rPr>
            <w:rFonts w:hint="eastAsia"/>
          </w:rPr>
          <w:delText>可选</w:delText>
        </w:r>
        <w:r w:rsidDel="008174AC">
          <w:rPr>
            <w:rFonts w:hint="eastAsia"/>
          </w:rPr>
          <w:delText xml:space="preserve"> </w:delText>
        </w:r>
      </w:del>
      <w:del w:id="608" w:author="Yang Zhen SGH CDAY223" w:date="2026-01-15T18:05:00Z" w16du:dateUtc="2026-01-15T10:05:00Z">
        <w:r w:rsidDel="00B426CE">
          <w:rPr>
            <w:rFonts w:hint="eastAsia"/>
          </w:rPr>
          <w:delText>（</w:delText>
        </w:r>
      </w:del>
      <w:del w:id="609" w:author="Yang Zhen SGH CDAY223" w:date="2026-01-15T17:54:00Z" w16du:dateUtc="2026-01-15T09:54:00Z">
        <w:r w:rsidDel="008174AC">
          <w:rPr>
            <w:rFonts w:hint="eastAsia"/>
          </w:rPr>
          <w:delText>TBD</w:delText>
        </w:r>
      </w:del>
      <w:del w:id="610" w:author="Yang Zhen SGH CDAY223" w:date="2026-01-15T18:05:00Z" w16du:dateUtc="2026-01-15T10:05:00Z">
        <w:r w:rsidDel="00B426CE">
          <w:rPr>
            <w:rFonts w:hint="eastAsia"/>
          </w:rPr>
          <w:delText>）</w:delText>
        </w:r>
      </w:del>
    </w:p>
    <w:p w14:paraId="1FFA13B5" w14:textId="21227CF5" w:rsidR="009E3A7B" w:rsidDel="00B426CE" w:rsidRDefault="00FF6374">
      <w:pPr>
        <w:ind w:firstLine="420"/>
        <w:rPr>
          <w:del w:id="611" w:author="Yang Zhen SGH CDAY223" w:date="2026-01-15T18:05:00Z" w16du:dateUtc="2026-01-15T10:05:00Z"/>
          <w:color w:val="0000FF"/>
        </w:rPr>
      </w:pPr>
      <w:del w:id="612" w:author="Yang Zhen SGH CDAY223" w:date="2026-01-15T18:05:00Z" w16du:dateUtc="2026-01-15T10:05:00Z">
        <w:r w:rsidDel="00B426CE">
          <w:rPr>
            <w:rFonts w:hint="eastAsia"/>
            <w:lang w:val="zh-CN"/>
          </w:rPr>
          <w:delText>单轮制动接</w:delText>
        </w:r>
        <w:r w:rsidDel="00B426CE">
          <w:rPr>
            <w:rFonts w:hint="eastAsia"/>
            <w:b/>
            <w:bCs/>
            <w:lang w:val="zh-CN"/>
          </w:rPr>
          <w:delText>口：</w:delText>
        </w:r>
        <w:r w:rsidDel="00B426CE">
          <w:rPr>
            <w:rFonts w:hint="eastAsia"/>
            <w:b/>
            <w:bCs/>
            <w:lang w:val="zh-CN"/>
          </w:rPr>
          <w:delText>CST</w:delText>
        </w:r>
        <w:r w:rsidDel="00B426CE">
          <w:rPr>
            <w:rFonts w:hint="eastAsia"/>
            <w:b/>
            <w:bCs/>
            <w:lang w:val="zh-CN"/>
          </w:rPr>
          <w:delText>功能请求前后左右四</w:delText>
        </w:r>
        <w:r w:rsidDel="00B426CE">
          <w:rPr>
            <w:rFonts w:hint="eastAsia"/>
            <w:lang w:val="zh-CN"/>
          </w:rPr>
          <w:delText>车轮的单轮</w:delText>
        </w:r>
        <w:r w:rsidDel="00B426CE">
          <w:rPr>
            <w:rFonts w:hint="eastAsia"/>
            <w:lang w:val="zh-CN"/>
          </w:rPr>
          <w:delText>delta</w:delText>
        </w:r>
        <w:r w:rsidDel="00B426CE">
          <w:rPr>
            <w:rFonts w:hint="eastAsia"/>
            <w:lang w:val="zh-CN"/>
          </w:rPr>
          <w:delText>制动扭矩给制动</w:delText>
        </w:r>
        <w:r w:rsidDel="00B426CE">
          <w:rPr>
            <w:lang w:val="zh-CN"/>
          </w:rPr>
          <w:delText>.</w:delText>
        </w:r>
        <w:r w:rsidDel="00B426CE">
          <w:rPr>
            <w:rFonts w:hint="eastAsia"/>
            <w:lang w:val="zh-CN"/>
          </w:rPr>
          <w:delText xml:space="preserve"> </w:delText>
        </w:r>
        <w:r w:rsidDel="00B426CE">
          <w:rPr>
            <w:color w:val="0000FF"/>
          </w:rPr>
          <w:tab/>
        </w:r>
      </w:del>
    </w:p>
    <w:p w14:paraId="57D2CA7D" w14:textId="5CC771C7" w:rsidR="009E3A7B" w:rsidDel="00B426CE" w:rsidRDefault="00FF6374">
      <w:pPr>
        <w:spacing w:beforeLines="50" w:before="156" w:afterLines="50" w:after="156" w:line="288" w:lineRule="auto"/>
        <w:ind w:firstLine="420"/>
        <w:rPr>
          <w:del w:id="613" w:author="Yang Zhen SGH CDAY223" w:date="2026-01-15T18:05:00Z" w16du:dateUtc="2026-01-15T10:05:00Z"/>
          <w:lang w:val="zh-CN"/>
        </w:rPr>
      </w:pPr>
      <w:del w:id="614" w:author="Yang Zhen SGH CDAY223" w:date="2026-01-15T18:05:00Z" w16du:dateUtc="2026-01-15T10:05:00Z">
        <w:r w:rsidDel="00B426CE">
          <w:rPr>
            <w:rFonts w:hint="eastAsia"/>
            <w:lang w:val="zh-CN"/>
          </w:rPr>
          <w:delText>V</w:delText>
        </w:r>
        <w:r w:rsidDel="00B426CE">
          <w:rPr>
            <w:lang w:val="zh-CN"/>
          </w:rPr>
          <w:delText>MC</w:delText>
        </w:r>
        <w:r w:rsidDel="00B426CE">
          <w:rPr>
            <w:rFonts w:hint="eastAsia"/>
            <w:lang w:val="zh-CN"/>
          </w:rPr>
          <w:delText>协调内部的</w:delText>
        </w:r>
        <w:r w:rsidDel="00B426CE">
          <w:rPr>
            <w:rFonts w:hint="eastAsia"/>
            <w:lang w:val="zh-CN"/>
          </w:rPr>
          <w:delText>CST</w:delText>
        </w:r>
        <w:r w:rsidDel="00B426CE">
          <w:rPr>
            <w:rFonts w:hint="eastAsia"/>
            <w:lang w:val="zh-CN"/>
          </w:rPr>
          <w:delText>和其他操控稳定功能请求，将</w:delText>
        </w:r>
        <w:r w:rsidDel="00B426CE">
          <w:rPr>
            <w:rFonts w:hint="eastAsia"/>
            <w:lang w:val="zh-CN"/>
          </w:rPr>
          <w:delText>CST</w:delText>
        </w:r>
        <w:r w:rsidDel="00B426CE">
          <w:rPr>
            <w:rFonts w:hint="eastAsia"/>
            <w:lang w:val="zh-CN"/>
          </w:rPr>
          <w:delText>目标制动叠加扭矩（压力），通过</w:delText>
        </w:r>
        <w:r w:rsidDel="00B426CE">
          <w:rPr>
            <w:rFonts w:hint="eastAsia"/>
            <w:lang w:val="zh-CN"/>
          </w:rPr>
          <w:delText>0x</w:delText>
        </w:r>
        <w:r w:rsidDel="00B426CE">
          <w:rPr>
            <w:lang w:val="zh-CN"/>
          </w:rPr>
          <w:delText>0C0</w:delText>
        </w:r>
        <w:r w:rsidDel="00B426CE">
          <w:rPr>
            <w:rFonts w:hint="eastAsia"/>
            <w:lang w:val="zh-CN"/>
          </w:rPr>
          <w:delText>报文发送给制动系统：</w:delText>
        </w:r>
      </w:del>
    </w:p>
    <w:p w14:paraId="4CAEFF0B" w14:textId="77FD13F6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15" w:author="Yang Zhen SGH CDAY223" w:date="2026-01-15T18:05:00Z" w16du:dateUtc="2026-01-15T10:05:00Z"/>
          <w:color w:val="00B0F0"/>
        </w:rPr>
      </w:pPr>
      <w:del w:id="616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制动力矩激活请求“</w:delText>
        </w:r>
        <w:r w:rsidDel="00B426CE">
          <w:rPr>
            <w:color w:val="00B0F0"/>
          </w:rPr>
          <w:delText>BrkTrqAtvRqst</w:delText>
        </w:r>
        <w:r w:rsidDel="00B426CE">
          <w:rPr>
            <w:rFonts w:hint="eastAsia"/>
            <w:color w:val="00B0F0"/>
          </w:rPr>
          <w:delText>=</w:delText>
        </w:r>
        <w:r w:rsidDel="00B426CE">
          <w:rPr>
            <w:color w:val="00B0F0"/>
          </w:rPr>
          <w:delText>0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color w:val="00B0F0"/>
          </w:rPr>
          <w:delText>01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color w:val="00B0F0"/>
          </w:rPr>
          <w:delText>Requst</w:delText>
        </w:r>
        <w:r w:rsidDel="00B426CE">
          <w:rPr>
            <w:rFonts w:hint="eastAsia"/>
            <w:color w:val="00B0F0"/>
          </w:rPr>
          <w:delText>）”</w:delText>
        </w:r>
      </w:del>
    </w:p>
    <w:p w14:paraId="707B1678" w14:textId="4ED06119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17" w:author="Yang Zhen SGH CDAY223" w:date="2026-01-15T18:05:00Z" w16du:dateUtc="2026-01-15T10:05:00Z"/>
          <w:color w:val="00B0F0"/>
        </w:rPr>
      </w:pPr>
      <w:del w:id="618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目标制动叠加扭矩“</w:delText>
        </w:r>
        <w:r w:rsidDel="00B426CE">
          <w:rPr>
            <w:color w:val="00B0F0"/>
          </w:rPr>
          <w:delText>TarBrkTqFrntLe</w:delText>
        </w:r>
        <w:r w:rsidDel="00B426CE">
          <w:rPr>
            <w:rFonts w:hint="eastAsia"/>
            <w:color w:val="00B0F0"/>
          </w:rPr>
          <w:delText xml:space="preserve"> /</w:delText>
        </w:r>
        <w:r w:rsidDel="00B426CE">
          <w:rPr>
            <w:color w:val="00B0F0"/>
          </w:rPr>
          <w:delText xml:space="preserve"> TarBrkTqFrntRi</w:delText>
        </w:r>
        <w:r w:rsidDel="00B426CE">
          <w:rPr>
            <w:rFonts w:hint="eastAsia"/>
            <w:color w:val="00B0F0"/>
          </w:rPr>
          <w:delText xml:space="preserve"> / </w:delText>
        </w:r>
        <w:r w:rsidDel="00B426CE">
          <w:rPr>
            <w:color w:val="00B0F0"/>
          </w:rPr>
          <w:delText>TarBrkTqReLe</w:delText>
        </w:r>
        <w:r w:rsidDel="00B426CE">
          <w:rPr>
            <w:rFonts w:hint="eastAsia"/>
            <w:color w:val="00B0F0"/>
          </w:rPr>
          <w:delText xml:space="preserve"> / </w:delText>
        </w:r>
        <w:r w:rsidDel="00B426CE">
          <w:rPr>
            <w:color w:val="00B0F0"/>
          </w:rPr>
          <w:delText>TarBrkTqReRi</w:delText>
        </w:r>
        <w:r w:rsidDel="00B426CE">
          <w:rPr>
            <w:rFonts w:hint="eastAsia"/>
            <w:color w:val="00B0F0"/>
          </w:rPr>
          <w:delText>”</w:delText>
        </w:r>
        <w:r w:rsidDel="00B426CE">
          <w:rPr>
            <w:rFonts w:hint="eastAsia"/>
            <w:color w:val="00B0F0"/>
          </w:rPr>
          <w:delText>=</w:delText>
        </w:r>
        <w:r w:rsidDel="00B426CE">
          <w:rPr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rFonts w:hint="eastAsia"/>
            <w:color w:val="00B0F0"/>
          </w:rPr>
          <w:delText>Nm</w:delText>
        </w:r>
        <w:r w:rsidDel="00B426CE">
          <w:rPr>
            <w:rFonts w:hint="eastAsia"/>
            <w:color w:val="00B0F0"/>
          </w:rPr>
          <w:delText>）</w:delText>
        </w:r>
      </w:del>
    </w:p>
    <w:p w14:paraId="3D19F2C1" w14:textId="2B29CB48" w:rsidR="009E3A7B" w:rsidDel="00B426CE" w:rsidRDefault="009E3A7B">
      <w:pPr>
        <w:widowControl/>
        <w:spacing w:line="288" w:lineRule="auto"/>
        <w:ind w:firstLineChars="0"/>
        <w:jc w:val="left"/>
        <w:rPr>
          <w:del w:id="619" w:author="Yang Zhen SGH CDAY223" w:date="2026-01-15T18:05:00Z" w16du:dateUtc="2026-01-15T10:05:00Z"/>
        </w:rPr>
      </w:pPr>
    </w:p>
    <w:p w14:paraId="2782A504" w14:textId="646C6913" w:rsidR="009E3A7B" w:rsidDel="00B426CE" w:rsidRDefault="00FF6374">
      <w:pPr>
        <w:widowControl/>
        <w:spacing w:line="288" w:lineRule="auto"/>
        <w:ind w:leftChars="100" w:left="210" w:firstLineChars="0"/>
        <w:jc w:val="left"/>
        <w:rPr>
          <w:del w:id="620" w:author="Yang Zhen SGH CDAY223" w:date="2026-01-15T18:05:00Z" w16du:dateUtc="2026-01-15T10:05:00Z"/>
        </w:rPr>
      </w:pPr>
      <w:commentRangeStart w:id="621"/>
      <w:commentRangeStart w:id="622"/>
      <w:commentRangeStart w:id="623"/>
      <w:commentRangeStart w:id="624"/>
      <w:del w:id="625" w:author="Yang Zhen SGH CDAY223" w:date="2026-01-15T18:05:00Z" w16du:dateUtc="2026-01-15T10:05:00Z">
        <w:r w:rsidDel="00B426CE">
          <w:rPr>
            <w:rFonts w:hint="eastAsia"/>
          </w:rPr>
          <w:delText>VMC</w:delText>
        </w:r>
        <w:r w:rsidDel="00B426CE">
          <w:rPr>
            <w:rFonts w:hint="eastAsia"/>
          </w:rPr>
          <w:delText>需要从制动执行器接收四个车轮的制动扭矩和电制动扭矩，</w:delText>
        </w:r>
        <w:r w:rsidDel="00B426CE">
          <w:rPr>
            <w:rFonts w:hint="eastAsia"/>
          </w:rPr>
          <w:delText>CST</w:delText>
        </w:r>
        <w:r w:rsidDel="00B426CE">
          <w:rPr>
            <w:rFonts w:hint="eastAsia"/>
          </w:rPr>
          <w:delText>功能激活后，制动执行器本身的制动请求（</w:delText>
        </w:r>
        <w:r w:rsidR="002C7ADB" w:rsidDel="00B426CE">
          <w:rPr>
            <w:rFonts w:hint="eastAsia"/>
          </w:rPr>
          <w:delText>只有</w:delText>
        </w:r>
        <w:r w:rsidDel="00B426CE">
          <w:rPr>
            <w:rFonts w:hint="eastAsia"/>
          </w:rPr>
          <w:delText>液压制动）需要降到</w:delText>
        </w:r>
        <w:r w:rsidDel="00B426CE">
          <w:rPr>
            <w:rFonts w:hint="eastAsia"/>
          </w:rPr>
          <w:delText>0</w:delText>
        </w:r>
        <w:r w:rsidDel="00B426CE">
          <w:rPr>
            <w:rFonts w:hint="eastAsia"/>
          </w:rPr>
          <w:delText>，</w:delText>
        </w:r>
        <w:r w:rsidDel="00B426CE">
          <w:rPr>
            <w:rFonts w:hint="eastAsia"/>
          </w:rPr>
          <w:delText>CST</w:delText>
        </w:r>
        <w:r w:rsidDel="00B426CE">
          <w:rPr>
            <w:rFonts w:hint="eastAsia"/>
          </w:rPr>
          <w:delText>功能需要基于制动残余制动力</w:delText>
        </w:r>
        <w:r w:rsidRPr="002C7ADB" w:rsidDel="00B426CE">
          <w:rPr>
            <w:rFonts w:hint="eastAsia"/>
            <w:strike/>
          </w:rPr>
          <w:delText>（液压制动和电制动）</w:delText>
        </w:r>
        <w:r w:rsidDel="00B426CE">
          <w:rPr>
            <w:rFonts w:hint="eastAsia"/>
          </w:rPr>
          <w:delText>计算合适的请求值，以保证</w:delText>
        </w:r>
        <w:r w:rsidDel="00B426CE">
          <w:rPr>
            <w:rFonts w:hint="eastAsia"/>
          </w:rPr>
          <w:delText>VMC</w:delText>
        </w:r>
        <w:r w:rsidDel="00B426CE">
          <w:rPr>
            <w:rFonts w:hint="eastAsia"/>
          </w:rPr>
          <w:delText>的制动请求（液压制动和电制动）不引起车辆闯动。</w:delText>
        </w:r>
        <w:commentRangeEnd w:id="621"/>
        <w:r w:rsidR="00837FCF" w:rsidDel="00B426CE">
          <w:rPr>
            <w:rStyle w:val="affff4"/>
            <w:lang w:val="zh-CN"/>
          </w:rPr>
          <w:commentReference w:id="621"/>
        </w:r>
        <w:commentRangeEnd w:id="622"/>
        <w:r w:rsidR="005174B9" w:rsidDel="00B426CE">
          <w:rPr>
            <w:rStyle w:val="affff4"/>
            <w:lang w:val="zh-CN"/>
          </w:rPr>
          <w:commentReference w:id="622"/>
        </w:r>
        <w:commentRangeEnd w:id="623"/>
        <w:r w:rsidR="00E04F77" w:rsidDel="00B426CE">
          <w:rPr>
            <w:rStyle w:val="affff4"/>
            <w:lang w:val="zh-CN"/>
          </w:rPr>
          <w:commentReference w:id="623"/>
        </w:r>
        <w:commentRangeEnd w:id="624"/>
        <w:r w:rsidR="00356AFD" w:rsidDel="00B426CE">
          <w:rPr>
            <w:rStyle w:val="affff4"/>
            <w:lang w:val="zh-CN"/>
          </w:rPr>
          <w:commentReference w:id="624"/>
        </w:r>
      </w:del>
    </w:p>
    <w:p w14:paraId="5A014831" w14:textId="2E07E904" w:rsidR="009E3A7B" w:rsidDel="00B426CE" w:rsidRDefault="009E3A7B">
      <w:pPr>
        <w:widowControl/>
        <w:spacing w:line="288" w:lineRule="auto"/>
        <w:ind w:leftChars="100" w:left="210" w:firstLineChars="0"/>
        <w:jc w:val="left"/>
        <w:rPr>
          <w:del w:id="626" w:author="Yang Zhen SGH CDAY223" w:date="2026-01-15T18:05:00Z" w16du:dateUtc="2026-01-15T10:05:00Z"/>
        </w:rPr>
      </w:pPr>
    </w:p>
    <w:p w14:paraId="7E3B7369" w14:textId="7DC2A011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27" w:author="Yang Zhen SGH CDAY223" w:date="2026-01-15T18:05:00Z" w16du:dateUtc="2026-01-15T10:05:00Z"/>
          <w:color w:val="00B0F0"/>
        </w:rPr>
      </w:pPr>
      <w:del w:id="628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驾驶员需求的前轴</w:delText>
        </w:r>
        <w:r w:rsidDel="00B426CE">
          <w:rPr>
            <w:rFonts w:hint="eastAsia"/>
            <w:color w:val="00B0F0"/>
          </w:rPr>
          <w:delText>/</w:delText>
        </w:r>
        <w:r w:rsidDel="00B426CE">
          <w:rPr>
            <w:rFonts w:hint="eastAsia"/>
            <w:color w:val="00B0F0"/>
          </w:rPr>
          <w:delText>后轴制动扭矩：“</w:delText>
        </w:r>
        <w:r w:rsidDel="00B426CE">
          <w:rPr>
            <w:color w:val="00B0F0"/>
          </w:rPr>
          <w:delText>DrRqdFrntShftBrkTorq</w:delText>
        </w:r>
        <w:r w:rsidDel="00B426CE">
          <w:rPr>
            <w:rFonts w:hint="eastAsia"/>
            <w:color w:val="00B0F0"/>
          </w:rPr>
          <w:delText>/</w:delText>
        </w:r>
        <w:r w:rsidDel="00B426CE">
          <w:delText xml:space="preserve"> </w:delText>
        </w:r>
        <w:r w:rsidDel="00B426CE">
          <w:rPr>
            <w:color w:val="00B0F0"/>
          </w:rPr>
          <w:delText>DrRqdRearShftBrkTorq</w:delText>
        </w:r>
        <w:r w:rsidDel="00B426CE">
          <w:rPr>
            <w:rFonts w:hint="eastAsia"/>
            <w:color w:val="00B0F0"/>
          </w:rPr>
          <w:delText>”</w:delText>
        </w:r>
        <w:r w:rsidDel="00B426CE">
          <w:rPr>
            <w:rFonts w:hint="eastAsia"/>
            <w:color w:val="00B0F0"/>
          </w:rPr>
          <w:delText xml:space="preserve"> =</w:delText>
        </w:r>
        <w:r w:rsidDel="00B426CE">
          <w:rPr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rFonts w:hint="eastAsia"/>
            <w:color w:val="00B0F0"/>
          </w:rPr>
          <w:delText>Nm</w:delText>
        </w:r>
        <w:r w:rsidDel="00B426CE">
          <w:rPr>
            <w:rFonts w:hint="eastAsia"/>
            <w:color w:val="00B0F0"/>
          </w:rPr>
          <w:delText>）</w:delText>
        </w:r>
      </w:del>
    </w:p>
    <w:p w14:paraId="49C78DC3" w14:textId="6352C26A" w:rsidR="009E3A7B" w:rsidDel="00B426CE" w:rsidRDefault="00FF6374">
      <w:pPr>
        <w:pStyle w:val="affff7"/>
        <w:widowControl/>
        <w:numPr>
          <w:ilvl w:val="0"/>
          <w:numId w:val="18"/>
        </w:numPr>
        <w:spacing w:line="288" w:lineRule="auto"/>
        <w:ind w:leftChars="200" w:left="420" w:firstLineChars="0" w:firstLine="0"/>
        <w:jc w:val="left"/>
        <w:rPr>
          <w:del w:id="629" w:author="Yang Zhen SGH CDAY223" w:date="2026-01-15T18:05:00Z" w16du:dateUtc="2026-01-15T10:05:00Z"/>
          <w:color w:val="00B0F0"/>
        </w:rPr>
      </w:pPr>
      <w:del w:id="630" w:author="Yang Zhen SGH CDAY223" w:date="2026-01-15T18:05:00Z" w16du:dateUtc="2026-01-15T10:05:00Z"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驾驶员需求的前轴</w:delText>
        </w:r>
        <w:r w:rsidDel="00B426CE">
          <w:rPr>
            <w:rFonts w:hint="eastAsia"/>
            <w:color w:val="00B0F0"/>
          </w:rPr>
          <w:delText>/</w:delText>
        </w:r>
        <w:r w:rsidDel="00B426CE">
          <w:rPr>
            <w:rFonts w:hint="eastAsia"/>
            <w:color w:val="00B0F0"/>
          </w:rPr>
          <w:delText>后轴电制动扭矩</w:delText>
        </w:r>
        <w:r w:rsidDel="00B426CE">
          <w:rPr>
            <w:rFonts w:hint="eastAsia"/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“</w:delText>
        </w:r>
        <w:r w:rsidDel="00B426CE">
          <w:rPr>
            <w:color w:val="00B0F0"/>
          </w:rPr>
          <w:delText>DBRegenTrqFrntAxle</w:delText>
        </w:r>
        <w:r w:rsidDel="00B426CE">
          <w:rPr>
            <w:rFonts w:hint="eastAsia"/>
            <w:color w:val="00B0F0"/>
          </w:rPr>
          <w:delText>/</w:delText>
        </w:r>
        <w:r w:rsidDel="00B426CE">
          <w:delText xml:space="preserve"> </w:delText>
        </w:r>
        <w:r w:rsidDel="00B426CE">
          <w:rPr>
            <w:color w:val="00B0F0"/>
          </w:rPr>
          <w:delText>DBRegenTrqReAxle</w:delText>
        </w:r>
        <w:r w:rsidDel="00B426CE">
          <w:rPr>
            <w:rFonts w:hint="eastAsia"/>
            <w:color w:val="00B0F0"/>
          </w:rPr>
          <w:delText>”</w:delText>
        </w:r>
        <w:r w:rsidDel="00B426CE">
          <w:rPr>
            <w:rFonts w:hint="eastAsia"/>
            <w:color w:val="00B0F0"/>
          </w:rPr>
          <w:delText>=</w:delText>
        </w:r>
        <w:r w:rsidDel="00B426CE">
          <w:rPr>
            <w:color w:val="00B0F0"/>
          </w:rPr>
          <w:delText xml:space="preserve"> </w:delText>
        </w:r>
        <w:r w:rsidDel="00B426CE">
          <w:rPr>
            <w:rFonts w:hint="eastAsia"/>
            <w:color w:val="00B0F0"/>
          </w:rPr>
          <w:delText>x</w:delText>
        </w:r>
        <w:r w:rsidDel="00B426CE">
          <w:rPr>
            <w:rFonts w:hint="eastAsia"/>
            <w:color w:val="00B0F0"/>
          </w:rPr>
          <w:delText>（</w:delText>
        </w:r>
        <w:r w:rsidDel="00B426CE">
          <w:rPr>
            <w:rFonts w:hint="eastAsia"/>
            <w:color w:val="00B0F0"/>
          </w:rPr>
          <w:delText>Nm</w:delText>
        </w:r>
        <w:r w:rsidDel="00B426CE">
          <w:rPr>
            <w:rFonts w:hint="eastAsia"/>
            <w:color w:val="00B0F0"/>
          </w:rPr>
          <w:delText>）</w:delText>
        </w:r>
      </w:del>
    </w:p>
    <w:p w14:paraId="07964D2E" w14:textId="78F95A3C" w:rsidR="009E3A7B" w:rsidDel="00B426CE" w:rsidRDefault="009E3A7B">
      <w:pPr>
        <w:widowControl/>
        <w:spacing w:line="288" w:lineRule="auto"/>
        <w:ind w:firstLineChars="0" w:firstLine="0"/>
        <w:jc w:val="left"/>
        <w:rPr>
          <w:del w:id="631" w:author="Yang Zhen SGH CDAY223" w:date="2026-01-15T18:05:00Z" w16du:dateUtc="2026-01-15T10:05:00Z"/>
        </w:rPr>
      </w:pPr>
    </w:p>
    <w:p w14:paraId="2C1BA14C" w14:textId="4D80DFFF" w:rsidR="009E3A7B" w:rsidDel="00B426CE" w:rsidRDefault="00FF6374">
      <w:pPr>
        <w:spacing w:beforeLines="50" w:before="156" w:afterLines="50" w:after="156" w:line="288" w:lineRule="auto"/>
        <w:ind w:firstLine="420"/>
        <w:rPr>
          <w:del w:id="632" w:author="Yang Zhen SGH CDAY223" w:date="2026-01-15T18:05:00Z" w16du:dateUtc="2026-01-15T10:05:00Z"/>
          <w:lang w:val="zh-CN"/>
        </w:rPr>
      </w:pPr>
      <w:del w:id="633" w:author="Yang Zhen SGH CDAY223" w:date="2026-01-15T18:05:00Z" w16du:dateUtc="2026-01-15T10:05:00Z">
        <w:r w:rsidDel="00B426CE">
          <w:rPr>
            <w:rFonts w:hint="eastAsia"/>
            <w:lang w:val="zh-CN"/>
          </w:rPr>
          <w:delText>制动系统收到请求后响应制动叠加扭矩，但是制动稳定性功能依然拥有最高优先级，当制动稳定性功能激活后，</w:delText>
        </w:r>
        <w:r w:rsidDel="00B426CE">
          <w:rPr>
            <w:rFonts w:hint="eastAsia"/>
            <w:lang w:val="zh-CN"/>
          </w:rPr>
          <w:delText>CST</w:delText>
        </w:r>
        <w:r w:rsidDel="00B426CE">
          <w:rPr>
            <w:rFonts w:hint="eastAsia"/>
            <w:lang w:val="zh-CN"/>
          </w:rPr>
          <w:delText>功能会退出，制动会介入。</w:delText>
        </w:r>
      </w:del>
    </w:p>
    <w:p w14:paraId="3B07B44E" w14:textId="77777777" w:rsidR="009E3A7B" w:rsidRDefault="009E3A7B">
      <w:pPr>
        <w:ind w:firstLine="420"/>
        <w:rPr>
          <w:lang w:val="zh-CN"/>
        </w:rPr>
      </w:pPr>
    </w:p>
    <w:p w14:paraId="319CEA0E" w14:textId="1C48C568" w:rsidR="009E3A7B" w:rsidDel="00B426CE" w:rsidRDefault="00FF6374">
      <w:pPr>
        <w:pStyle w:val="4"/>
        <w:rPr>
          <w:del w:id="634" w:author="Yang Zhen SGH CDAY223" w:date="2026-01-15T18:05:00Z" w16du:dateUtc="2026-01-15T10:05:00Z"/>
        </w:rPr>
      </w:pPr>
      <w:del w:id="635" w:author="Yang Zhen SGH CDAY223" w:date="2026-01-15T18:05:00Z" w16du:dateUtc="2026-01-15T10:05:00Z">
        <w:r w:rsidDel="00B426CE">
          <w:rPr>
            <w:rFonts w:hint="eastAsia"/>
          </w:rPr>
          <w:delText>边界定义</w:delText>
        </w:r>
      </w:del>
    </w:p>
    <w:p w14:paraId="6BCBED21" w14:textId="58F670AE" w:rsidR="009E3A7B" w:rsidDel="00B426CE" w:rsidRDefault="00FF6374">
      <w:pPr>
        <w:pStyle w:val="affff7"/>
        <w:widowControl/>
        <w:numPr>
          <w:ilvl w:val="1"/>
          <w:numId w:val="11"/>
        </w:numPr>
        <w:ind w:firstLineChars="0"/>
        <w:rPr>
          <w:del w:id="636" w:author="Yang Zhen SGH CDAY223" w:date="2026-01-15T18:05:00Z" w16du:dateUtc="2026-01-15T10:05:00Z"/>
          <w:rFonts w:cstheme="minorBidi"/>
          <w:sz w:val="22"/>
        </w:rPr>
      </w:pPr>
      <w:del w:id="637" w:author="Yang Zhen SGH CDAY223" w:date="2026-01-15T18:05:00Z" w16du:dateUtc="2026-01-15T10:05:00Z">
        <w:r w:rsidDel="00B426CE">
          <w:rPr>
            <w:rFonts w:cstheme="minorBidi" w:hint="eastAsia"/>
            <w:sz w:val="22"/>
          </w:rPr>
          <w:delText xml:space="preserve">VMC CST </w:delText>
        </w:r>
        <w:r w:rsidDel="00B426CE">
          <w:rPr>
            <w:rFonts w:cstheme="minorBidi" w:hint="eastAsia"/>
            <w:sz w:val="22"/>
          </w:rPr>
          <w:delText>激活后，制动执行器需要将制动请求（</w:delText>
        </w:r>
        <w:r w:rsidRPr="002D0681" w:rsidDel="00B426CE">
          <w:rPr>
            <w:rFonts w:cstheme="minorBidi" w:hint="eastAsia"/>
            <w:strike/>
            <w:sz w:val="22"/>
          </w:rPr>
          <w:delText>制动</w:delText>
        </w:r>
        <w:r w:rsidRPr="002D0681" w:rsidDel="00B426CE">
          <w:rPr>
            <w:rFonts w:cstheme="minorBidi" w:hint="eastAsia"/>
            <w:strike/>
            <w:sz w:val="22"/>
          </w:rPr>
          <w:delText>+</w:delText>
        </w:r>
        <w:r w:rsidRPr="002D0681" w:rsidDel="00B426CE">
          <w:rPr>
            <w:rFonts w:cstheme="minorBidi" w:hint="eastAsia"/>
            <w:strike/>
            <w:sz w:val="22"/>
          </w:rPr>
          <w:delText>电制动</w:delText>
        </w:r>
        <w:r w:rsidR="002D0681" w:rsidRPr="002D0681" w:rsidDel="00B426CE">
          <w:rPr>
            <w:rFonts w:cstheme="minorBidi" w:hint="eastAsia"/>
            <w:sz w:val="22"/>
            <w:highlight w:val="yellow"/>
          </w:rPr>
          <w:delText>只有液压制动</w:delText>
        </w:r>
        <w:r w:rsidDel="00B426CE">
          <w:rPr>
            <w:rFonts w:cstheme="minorBidi" w:hint="eastAsia"/>
            <w:sz w:val="22"/>
          </w:rPr>
          <w:delText>）降为</w:delText>
        </w:r>
        <w:r w:rsidDel="00B426CE">
          <w:rPr>
            <w:rFonts w:cstheme="minorBidi" w:hint="eastAsia"/>
            <w:sz w:val="22"/>
          </w:rPr>
          <w:delText>0</w:delText>
        </w:r>
        <w:r w:rsidDel="00B426CE">
          <w:rPr>
            <w:rFonts w:cstheme="minorBidi" w:hint="eastAsia"/>
            <w:sz w:val="22"/>
          </w:rPr>
          <w:delText>，</w:delText>
        </w:r>
        <w:r w:rsidDel="00B426CE">
          <w:rPr>
            <w:rFonts w:cstheme="minorBidi" w:hint="eastAsia"/>
            <w:sz w:val="22"/>
          </w:rPr>
          <w:delText>VMC CST</w:delText>
        </w:r>
        <w:r w:rsidDel="00B426CE">
          <w:rPr>
            <w:rFonts w:cstheme="minorBidi" w:hint="eastAsia"/>
            <w:sz w:val="22"/>
          </w:rPr>
          <w:delText>功能需要基于制动执行器退出时的扭矩</w:delText>
        </w:r>
        <w:r w:rsidRPr="002D0681" w:rsidDel="00B426CE">
          <w:rPr>
            <w:rFonts w:cstheme="minorBidi" w:hint="eastAsia"/>
            <w:strike/>
            <w:sz w:val="22"/>
          </w:rPr>
          <w:delText>（制动</w:delText>
        </w:r>
        <w:r w:rsidRPr="002D0681" w:rsidDel="00B426CE">
          <w:rPr>
            <w:rFonts w:cstheme="minorBidi" w:hint="eastAsia"/>
            <w:strike/>
            <w:sz w:val="22"/>
          </w:rPr>
          <w:delText>+</w:delText>
        </w:r>
        <w:r w:rsidRPr="002D0681" w:rsidDel="00B426CE">
          <w:rPr>
            <w:rFonts w:cstheme="minorBidi" w:hint="eastAsia"/>
            <w:strike/>
            <w:sz w:val="22"/>
          </w:rPr>
          <w:delText>电制动）</w:delText>
        </w:r>
        <w:r w:rsidDel="00B426CE">
          <w:rPr>
            <w:rFonts w:cstheme="minorBidi" w:hint="eastAsia"/>
            <w:sz w:val="22"/>
          </w:rPr>
          <w:delText>控制自身功能的请求值，保证车辆不出现闯动。</w:delText>
        </w:r>
      </w:del>
    </w:p>
    <w:p w14:paraId="09550739" w14:textId="0E7F2536" w:rsidR="009E3A7B" w:rsidDel="00B426CE" w:rsidRDefault="00FF6374">
      <w:pPr>
        <w:pStyle w:val="affff7"/>
        <w:widowControl/>
        <w:numPr>
          <w:ilvl w:val="1"/>
          <w:numId w:val="11"/>
        </w:numPr>
        <w:ind w:firstLineChars="0"/>
        <w:rPr>
          <w:del w:id="638" w:author="Yang Zhen SGH CDAY223" w:date="2026-01-15T18:05:00Z" w16du:dateUtc="2026-01-15T10:05:00Z"/>
          <w:rFonts w:cstheme="minorBidi"/>
          <w:sz w:val="22"/>
        </w:rPr>
      </w:pPr>
      <w:commentRangeStart w:id="639"/>
      <w:commentRangeStart w:id="640"/>
      <w:del w:id="641" w:author="Yang Zhen SGH CDAY223" w:date="2026-01-15T18:05:00Z" w16du:dateUtc="2026-01-15T10:05:00Z">
        <w:r w:rsidDel="00B426CE">
          <w:rPr>
            <w:rFonts w:cstheme="minorBidi" w:hint="eastAsia"/>
            <w:sz w:val="22"/>
          </w:rPr>
          <w:delText>当</w:delText>
        </w:r>
        <w:r w:rsidDel="00B426CE">
          <w:rPr>
            <w:rFonts w:cstheme="minorBidi" w:hint="eastAsia"/>
            <w:sz w:val="22"/>
          </w:rPr>
          <w:delText>VMC CST</w:delText>
        </w:r>
        <w:r w:rsidDel="00B426CE">
          <w:rPr>
            <w:rFonts w:cstheme="minorBidi" w:hint="eastAsia"/>
            <w:sz w:val="22"/>
          </w:rPr>
          <w:delText>功能出于某些原因退出（“</w:delText>
        </w:r>
        <w:r w:rsidDel="00B426CE">
          <w:rPr>
            <w:rFonts w:cstheme="minorBidi" w:hint="eastAsia"/>
            <w:sz w:val="22"/>
          </w:rPr>
          <w:delText>CST_Status</w:delText>
        </w:r>
        <w:r w:rsidDel="00B426CE">
          <w:rPr>
            <w:rFonts w:cstheme="minorBidi" w:hint="eastAsia"/>
            <w:sz w:val="22"/>
          </w:rPr>
          <w:delText>”</w:delText>
        </w:r>
        <w:r w:rsidDel="00B426CE">
          <w:rPr>
            <w:rFonts w:cstheme="minorBidi" w:hint="eastAsia"/>
            <w:sz w:val="22"/>
          </w:rPr>
          <w:delText>=Standby/Off/Failure</w:delText>
        </w:r>
        <w:r w:rsidDel="00B426CE">
          <w:rPr>
            <w:rFonts w:cstheme="minorBidi" w:hint="eastAsia"/>
            <w:sz w:val="22"/>
          </w:rPr>
          <w:delText>）</w:delText>
        </w:r>
        <w:r w:rsidDel="00B426CE">
          <w:rPr>
            <w:rFonts w:cstheme="minorBidi" w:hint="eastAsia"/>
            <w:sz w:val="22"/>
          </w:rPr>
          <w:delText>, VCM CST</w:delText>
        </w:r>
        <w:r w:rsidDel="00B426CE">
          <w:rPr>
            <w:rFonts w:cstheme="minorBidi" w:hint="eastAsia"/>
            <w:sz w:val="22"/>
          </w:rPr>
          <w:delText>功能需要将制动请求（制动</w:delText>
        </w:r>
        <w:r w:rsidDel="00B426CE">
          <w:rPr>
            <w:rFonts w:cstheme="minorBidi" w:hint="eastAsia"/>
            <w:sz w:val="22"/>
          </w:rPr>
          <w:delText>+</w:delText>
        </w:r>
        <w:r w:rsidDel="00B426CE">
          <w:rPr>
            <w:rFonts w:cstheme="minorBidi" w:hint="eastAsia"/>
            <w:sz w:val="22"/>
          </w:rPr>
          <w:delText>电制动）降为</w:delText>
        </w:r>
        <w:r w:rsidDel="00B426CE">
          <w:rPr>
            <w:rFonts w:cstheme="minorBidi" w:hint="eastAsia"/>
            <w:sz w:val="22"/>
          </w:rPr>
          <w:delText>0</w:delText>
        </w:r>
        <w:r w:rsidDel="00B426CE">
          <w:rPr>
            <w:rFonts w:cstheme="minorBidi" w:hint="eastAsia"/>
            <w:sz w:val="22"/>
          </w:rPr>
          <w:delText>，制动执行器需要基于</w:delText>
        </w:r>
        <w:r w:rsidDel="00B426CE">
          <w:rPr>
            <w:rFonts w:cstheme="minorBidi" w:hint="eastAsia"/>
            <w:sz w:val="22"/>
          </w:rPr>
          <w:delText>VMC</w:delText>
        </w:r>
        <w:r w:rsidDel="00B426CE">
          <w:rPr>
            <w:rFonts w:cstheme="minorBidi" w:hint="eastAsia"/>
            <w:sz w:val="22"/>
          </w:rPr>
          <w:delText>退出时的扭矩（制动</w:delText>
        </w:r>
        <w:r w:rsidDel="00B426CE">
          <w:rPr>
            <w:rFonts w:cstheme="minorBidi" w:hint="eastAsia"/>
            <w:sz w:val="22"/>
          </w:rPr>
          <w:delText>+</w:delText>
        </w:r>
        <w:r w:rsidDel="00B426CE">
          <w:rPr>
            <w:rFonts w:cstheme="minorBidi" w:hint="eastAsia"/>
            <w:sz w:val="22"/>
          </w:rPr>
          <w:delText>电制动）调整制动功能的请求值，保证车辆不出现闯动。</w:delText>
        </w:r>
        <w:commentRangeEnd w:id="639"/>
        <w:r w:rsidR="002804DD" w:rsidDel="00B426CE">
          <w:rPr>
            <w:rStyle w:val="affff4"/>
            <w:lang w:val="zh-CN"/>
          </w:rPr>
          <w:commentReference w:id="639"/>
        </w:r>
        <w:commentRangeEnd w:id="640"/>
        <w:r w:rsidR="0093772D" w:rsidDel="00B426CE">
          <w:rPr>
            <w:rStyle w:val="affff4"/>
            <w:lang w:val="zh-CN"/>
          </w:rPr>
          <w:commentReference w:id="640"/>
        </w:r>
      </w:del>
    </w:p>
    <w:p w14:paraId="1E02CF7B" w14:textId="77777777" w:rsidR="009E3A7B" w:rsidRDefault="009E3A7B">
      <w:pPr>
        <w:ind w:firstLine="420"/>
      </w:pPr>
    </w:p>
    <w:p w14:paraId="6CDE56E1" w14:textId="77777777" w:rsidR="009E3A7B" w:rsidRDefault="009E3A7B">
      <w:pPr>
        <w:spacing w:line="288" w:lineRule="auto"/>
        <w:ind w:firstLineChars="0" w:firstLine="0"/>
      </w:pPr>
    </w:p>
    <w:p w14:paraId="28B7F498" w14:textId="77777777" w:rsidR="009E3A7B" w:rsidRDefault="00FF6374">
      <w:pPr>
        <w:pStyle w:val="3"/>
      </w:pPr>
      <w:r>
        <w:rPr>
          <w:rFonts w:hint="eastAsia"/>
        </w:rPr>
        <w:t xml:space="preserve">RWS actuator / </w:t>
      </w:r>
      <w:r>
        <w:t>后轮转向</w:t>
      </w:r>
    </w:p>
    <w:p w14:paraId="342F32A0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11B601F0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功能不使用后转执行器</w:t>
      </w:r>
    </w:p>
    <w:p w14:paraId="0E75178D" w14:textId="77777777" w:rsidR="009E3A7B" w:rsidRDefault="00FF6374">
      <w:pPr>
        <w:pStyle w:val="3"/>
      </w:pPr>
      <w:r>
        <w:rPr>
          <w:rFonts w:hint="eastAsia"/>
        </w:rPr>
        <w:lastRenderedPageBreak/>
        <w:t xml:space="preserve">SBW/EPS actuator / </w:t>
      </w:r>
      <w:r>
        <w:rPr>
          <w:rFonts w:hint="eastAsia"/>
        </w:rPr>
        <w:t>前轮</w:t>
      </w:r>
      <w:r>
        <w:t>转向</w:t>
      </w:r>
    </w:p>
    <w:p w14:paraId="3D153B03" w14:textId="77777777" w:rsidR="009E3A7B" w:rsidRDefault="00FF6374">
      <w:pPr>
        <w:pStyle w:val="4"/>
      </w:pPr>
      <w:r>
        <w:rPr>
          <w:rFonts w:hint="eastAsia"/>
        </w:rPr>
        <w:t>边界定义</w:t>
      </w:r>
    </w:p>
    <w:p w14:paraId="7285C42B" w14:textId="77777777" w:rsidR="009E3A7B" w:rsidRDefault="00FF6374">
      <w:pPr>
        <w:ind w:firstLine="420"/>
      </w:pPr>
      <w:r>
        <w:rPr>
          <w:rFonts w:hint="eastAsia"/>
        </w:rPr>
        <w:t>CST</w:t>
      </w:r>
      <w:r>
        <w:rPr>
          <w:rFonts w:hint="eastAsia"/>
        </w:rPr>
        <w:t>功能不使用前转执行器</w:t>
      </w:r>
    </w:p>
    <w:p w14:paraId="10C39CE9" w14:textId="77777777" w:rsidR="009E3A7B" w:rsidRDefault="009E3A7B">
      <w:pPr>
        <w:ind w:firstLineChars="0" w:firstLine="0"/>
      </w:pPr>
    </w:p>
    <w:p w14:paraId="3B6750B7" w14:textId="77777777" w:rsidR="009E3A7B" w:rsidRDefault="00FF6374">
      <w:pPr>
        <w:pStyle w:val="3"/>
      </w:pPr>
      <w:r>
        <w:rPr>
          <w:rFonts w:hint="eastAsia"/>
        </w:rPr>
        <w:t>悬架系统：</w:t>
      </w:r>
      <w:r>
        <w:rPr>
          <w:rFonts w:hint="eastAsia"/>
        </w:rPr>
        <w:t xml:space="preserve">CDC, </w:t>
      </w:r>
      <w:r>
        <w:rPr>
          <w:rFonts w:hint="eastAsia"/>
        </w:rPr>
        <w:t>空簧</w:t>
      </w:r>
    </w:p>
    <w:p w14:paraId="05904D8F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0BFC0898" w14:textId="77777777" w:rsidR="009E3A7B" w:rsidRDefault="009E3A7B">
      <w:pPr>
        <w:ind w:firstLine="420"/>
        <w:rPr>
          <w:lang w:val="zh-CN"/>
        </w:rPr>
      </w:pPr>
    </w:p>
    <w:p w14:paraId="5EE2780C" w14:textId="7A421F31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</w:t>
      </w:r>
      <w:r>
        <w:rPr>
          <w:rFonts w:hint="eastAsia"/>
        </w:rPr>
        <w:t>垂向</w:t>
      </w:r>
      <w:r>
        <w:rPr>
          <w:rFonts w:hint="eastAsia"/>
        </w:rPr>
        <w:t>/</w:t>
      </w:r>
      <w:r>
        <w:rPr>
          <w:rFonts w:hint="eastAsia"/>
        </w:rPr>
        <w:t>载荷调整功能控制</w:t>
      </w:r>
      <w:r>
        <w:rPr>
          <w:rFonts w:hint="eastAsia"/>
          <w:lang w:val="zh-CN"/>
        </w:rPr>
        <w:t>CDC</w:t>
      </w:r>
      <w:r>
        <w:rPr>
          <w:rFonts w:hint="eastAsia"/>
          <w:lang w:val="zh-CN"/>
        </w:rPr>
        <w:t>的目标电流</w:t>
      </w:r>
      <w:r w:rsidR="00DE12A6">
        <w:rPr>
          <w:rFonts w:hint="eastAsia"/>
          <w:lang w:val="zh-CN"/>
        </w:rPr>
        <w:t>（</w:t>
      </w:r>
      <w:r w:rsidR="00DE12A6">
        <w:rPr>
          <w:rFonts w:hint="eastAsia"/>
          <w:lang w:val="zh-CN"/>
        </w:rPr>
        <w:t>min/max</w:t>
      </w:r>
      <w:r w:rsidR="00DE12A6">
        <w:rPr>
          <w:rFonts w:hint="eastAsia"/>
          <w:lang w:val="zh-CN"/>
        </w:rPr>
        <w:t>）</w:t>
      </w:r>
      <w:r>
        <w:rPr>
          <w:rFonts w:hint="eastAsia"/>
          <w:lang w:val="zh-CN"/>
        </w:rPr>
        <w:t>，以及空气弹簧的目标刚度等级</w:t>
      </w:r>
      <w:r>
        <w:rPr>
          <w:rFonts w:cstheme="minorBidi" w:hint="eastAsia"/>
          <w:sz w:val="22"/>
        </w:rPr>
        <w:t>。</w:t>
      </w:r>
    </w:p>
    <w:p w14:paraId="3124537B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59A35778" w14:textId="77777777" w:rsidR="009E3A7B" w:rsidRDefault="00FF6374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连续可调阻尼减振器</w:t>
      </w:r>
    </w:p>
    <w:p w14:paraId="6A5F82DD" w14:textId="77777777" w:rsidR="009E3A7B" w:rsidRDefault="00FF6374">
      <w:pPr>
        <w:pStyle w:val="affff7"/>
        <w:widowControl/>
        <w:numPr>
          <w:ilvl w:val="0"/>
          <w:numId w:val="20"/>
        </w:numPr>
        <w:spacing w:afterLines="50" w:after="156" w:line="288" w:lineRule="auto"/>
        <w:ind w:firstLineChars="0" w:firstLine="422"/>
        <w:jc w:val="left"/>
        <w:rPr>
          <w:b/>
          <w:bCs/>
        </w:rPr>
      </w:pPr>
      <w:r>
        <w:rPr>
          <w:rFonts w:hint="eastAsia"/>
          <w:b/>
          <w:bCs/>
        </w:rPr>
        <w:t>控制交互</w:t>
      </w:r>
    </w:p>
    <w:p w14:paraId="6D2C442E" w14:textId="77777777" w:rsidR="009E3A7B" w:rsidRDefault="00FF6374">
      <w:pPr>
        <w:spacing w:line="288" w:lineRule="auto"/>
        <w:ind w:leftChars="996" w:left="2092" w:firstLineChars="0" w:firstLine="0"/>
      </w:pPr>
      <w:r>
        <w:t xml:space="preserve">VMC </w:t>
      </w:r>
      <w:r>
        <w:rPr>
          <w:rFonts w:hint="eastAsia"/>
        </w:rPr>
        <w:t>CST</w:t>
      </w:r>
      <w:r>
        <w:rPr>
          <w:rFonts w:hint="eastAsia"/>
        </w:rPr>
        <w:t>功能激活时，根据目标横摆力矩计算连续可调阻尼减振器目标电流百分比通过</w:t>
      </w:r>
      <w:r>
        <w:rPr>
          <w:rFonts w:hint="eastAsia"/>
        </w:rPr>
        <w:t>0x</w:t>
      </w:r>
      <w:r>
        <w:t>0C0</w:t>
      </w:r>
      <w:r>
        <w:rPr>
          <w:rFonts w:hint="eastAsia"/>
        </w:rPr>
        <w:t>报文发送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控制目标请求给</w:t>
      </w:r>
      <w:r>
        <w:rPr>
          <w:rFonts w:hint="eastAsia"/>
        </w:rPr>
        <w:t>S</w:t>
      </w:r>
      <w:r>
        <w:t>UCU</w:t>
      </w:r>
      <w:r>
        <w:rPr>
          <w:rFonts w:hint="eastAsia"/>
        </w:rPr>
        <w:t>悬架控制器：</w:t>
      </w:r>
    </w:p>
    <w:p w14:paraId="56408821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激活请求</w:t>
      </w:r>
      <w:proofErr w:type="spellStart"/>
      <w:r>
        <w:rPr>
          <w:color w:val="0000FF"/>
        </w:rPr>
        <w:t>CdcActvRqst</w:t>
      </w:r>
      <w:proofErr w:type="spellEnd"/>
      <w:r>
        <w:rPr>
          <w:rFonts w:hint="eastAsia"/>
          <w:color w:val="0000FF"/>
        </w:rPr>
        <w:t xml:space="preserve"> </w:t>
      </w:r>
      <w:r>
        <w:rPr>
          <w:color w:val="0000FF"/>
        </w:rPr>
        <w:t>=0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rFonts w:hint="eastAsia"/>
          <w:color w:val="0000FF"/>
        </w:rPr>
        <w:t>Request</w:t>
      </w:r>
      <w:r>
        <w:rPr>
          <w:rFonts w:hint="eastAsia"/>
          <w:color w:val="0000FF"/>
        </w:rPr>
        <w:t>请求）</w:t>
      </w:r>
    </w:p>
    <w:p w14:paraId="04B337BA" w14:textId="77777777" w:rsidR="009E3A7B" w:rsidRDefault="00FF6374">
      <w:pPr>
        <w:pStyle w:val="affff7"/>
        <w:widowControl/>
        <w:numPr>
          <w:ilvl w:val="0"/>
          <w:numId w:val="21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电流百分比</w:t>
      </w:r>
      <w:proofErr w:type="spellStart"/>
      <w:r>
        <w:rPr>
          <w:color w:val="0000FF"/>
        </w:rPr>
        <w:t>CdcCurrentReq_</w:t>
      </w:r>
      <w:r>
        <w:rPr>
          <w:rFonts w:hint="eastAsia"/>
          <w:color w:val="0000FF"/>
        </w:rPr>
        <w:t>xx</w:t>
      </w:r>
      <w:proofErr w:type="spellEnd"/>
    </w:p>
    <w:p w14:paraId="6A6D96F6" w14:textId="77777777" w:rsidR="009E3A7B" w:rsidRDefault="00FF6374">
      <w:pPr>
        <w:spacing w:line="288" w:lineRule="auto"/>
        <w:ind w:leftChars="793" w:left="1665" w:firstLine="420"/>
      </w:pPr>
      <w:r>
        <w:rPr>
          <w:rFonts w:hint="eastAsia"/>
        </w:rPr>
        <w:t>S</w:t>
      </w:r>
      <w:r>
        <w:t>UCU</w:t>
      </w:r>
      <w:r>
        <w:rPr>
          <w:rFonts w:hint="eastAsia"/>
        </w:rPr>
        <w:t>收到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的控制请求后响应控制，并反馈</w:t>
      </w:r>
      <w:r>
        <w:rPr>
          <w:rFonts w:hint="eastAsia"/>
        </w:rPr>
        <w:t>C</w:t>
      </w:r>
      <w:r>
        <w:t>DC</w:t>
      </w:r>
      <w:r>
        <w:rPr>
          <w:rFonts w:hint="eastAsia"/>
        </w:rPr>
        <w:t>控制状态给</w:t>
      </w:r>
      <w:r>
        <w:rPr>
          <w:rFonts w:hint="eastAsia"/>
        </w:rPr>
        <w:t>V</w:t>
      </w:r>
      <w:r>
        <w:t>MC</w:t>
      </w:r>
      <w:r>
        <w:rPr>
          <w:rFonts w:hint="eastAsia"/>
        </w:rPr>
        <w:t>：</w:t>
      </w:r>
    </w:p>
    <w:p w14:paraId="094544A5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减震器状态</w:t>
      </w:r>
      <w:proofErr w:type="spellStart"/>
      <w:r>
        <w:rPr>
          <w:color w:val="0000FF"/>
        </w:rPr>
        <w:t>CdcActrStsFb</w:t>
      </w:r>
      <w:proofErr w:type="spellEnd"/>
      <w:r>
        <w:rPr>
          <w:rFonts w:hint="eastAsia"/>
          <w:color w:val="0000FF"/>
        </w:rPr>
        <w:t>=</w:t>
      </w:r>
      <w:r>
        <w:t xml:space="preserve">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01</w:t>
      </w:r>
      <w:r>
        <w:rPr>
          <w:rFonts w:hint="eastAsia"/>
          <w:color w:val="0000FF"/>
        </w:rPr>
        <w:t>（</w:t>
      </w:r>
      <w:r>
        <w:rPr>
          <w:color w:val="0000FF"/>
        </w:rPr>
        <w:t>Controlled</w:t>
      </w:r>
      <w:r>
        <w:rPr>
          <w:rFonts w:hint="eastAsia"/>
          <w:color w:val="0000FF"/>
        </w:rPr>
        <w:t>）</w:t>
      </w:r>
    </w:p>
    <w:p w14:paraId="41672949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SUCU</w:t>
      </w:r>
      <w:r>
        <w:rPr>
          <w:rFonts w:hint="eastAsia"/>
          <w:color w:val="0000FF"/>
        </w:rPr>
        <w:t>电磁阀实际电流百分比</w:t>
      </w:r>
      <w:proofErr w:type="spellStart"/>
      <w:r>
        <w:rPr>
          <w:color w:val="0000FF"/>
        </w:rPr>
        <w:t>SUCUVlvTrgtCrnt_XX</w:t>
      </w:r>
      <w:proofErr w:type="spellEnd"/>
    </w:p>
    <w:p w14:paraId="2DA7A9F7" w14:textId="77777777" w:rsidR="009E3A7B" w:rsidRDefault="00FF6374">
      <w:pPr>
        <w:pStyle w:val="affff7"/>
        <w:widowControl/>
        <w:numPr>
          <w:ilvl w:val="0"/>
          <w:numId w:val="22"/>
        </w:numPr>
        <w:spacing w:line="288" w:lineRule="auto"/>
        <w:ind w:left="1667" w:firstLineChars="0" w:firstLine="420"/>
        <w:jc w:val="left"/>
        <w:rPr>
          <w:color w:val="0000FF"/>
        </w:rPr>
      </w:pPr>
      <w:r>
        <w:rPr>
          <w:rFonts w:hint="eastAsia"/>
          <w:color w:val="0000FF"/>
        </w:rPr>
        <w:t>CDC</w:t>
      </w:r>
      <w:r>
        <w:rPr>
          <w:rFonts w:hint="eastAsia"/>
          <w:color w:val="0000FF"/>
        </w:rPr>
        <w:t>基础电流百分比</w:t>
      </w:r>
      <w:proofErr w:type="spellStart"/>
      <w:r>
        <w:rPr>
          <w:color w:val="0000FF"/>
        </w:rPr>
        <w:t>CdcBaseCurrent_xx</w:t>
      </w:r>
      <w:proofErr w:type="spellEnd"/>
    </w:p>
    <w:p w14:paraId="14303768" w14:textId="77777777" w:rsidR="009E3A7B" w:rsidRDefault="00FF6374">
      <w:pPr>
        <w:pStyle w:val="affff7"/>
        <w:widowControl/>
        <w:numPr>
          <w:ilvl w:val="0"/>
          <w:numId w:val="20"/>
        </w:numPr>
        <w:spacing w:beforeLines="50" w:before="156" w:afterLines="50" w:after="156" w:line="288" w:lineRule="auto"/>
        <w:ind w:left="1259" w:firstLineChars="0" w:firstLine="422"/>
        <w:jc w:val="left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控制请求仲裁</w:t>
      </w:r>
    </w:p>
    <w:p w14:paraId="18CA5FFC" w14:textId="64343013" w:rsidR="009E3A7B" w:rsidRDefault="00FF6374">
      <w:pPr>
        <w:pStyle w:val="affff7"/>
        <w:spacing w:beforeLines="50" w:before="156" w:afterLines="50" w:after="156" w:line="288" w:lineRule="auto"/>
        <w:ind w:leftChars="800" w:left="1680"/>
        <w:rPr>
          <w:ins w:id="642" w:author="Yang Zhen SGH CDAY223" w:date="2026-01-15T18:06:00Z" w16du:dateUtc="2026-01-15T10:06:00Z"/>
          <w:color w:val="0000FF"/>
        </w:rPr>
      </w:pPr>
      <w:r>
        <w:rPr>
          <w:rFonts w:hint="eastAsia"/>
          <w:color w:val="0000FF"/>
        </w:rPr>
        <w:t>悬架控制控制系统相关功能（随速调节控制、减速带</w:t>
      </w:r>
      <w:r>
        <w:rPr>
          <w:rFonts w:hint="eastAsia"/>
          <w:color w:val="0000FF"/>
        </w:rPr>
        <w:t>/</w:t>
      </w:r>
      <w:r>
        <w:rPr>
          <w:rFonts w:hint="eastAsia"/>
          <w:color w:val="0000FF"/>
        </w:rPr>
        <w:t>凹坑控制、自适应调节（道路分级））会计算</w:t>
      </w:r>
      <w:r>
        <w:rPr>
          <w:rFonts w:hint="eastAsia"/>
          <w:color w:val="0000FF"/>
        </w:rPr>
        <w:t>C</w:t>
      </w:r>
      <w:r>
        <w:rPr>
          <w:color w:val="0000FF"/>
        </w:rPr>
        <w:t>DC</w:t>
      </w:r>
      <w:r>
        <w:rPr>
          <w:rFonts w:hint="eastAsia"/>
          <w:color w:val="0000FF"/>
        </w:rPr>
        <w:t>减振器控制目标电流，</w:t>
      </w:r>
      <w:r w:rsidR="00340024">
        <w:rPr>
          <w:rFonts w:hint="eastAsia"/>
          <w:color w:val="0000FF"/>
        </w:rPr>
        <w:t xml:space="preserve">VMC </w:t>
      </w:r>
      <w:r w:rsidR="009C594D">
        <w:rPr>
          <w:rFonts w:hint="eastAsia"/>
          <w:color w:val="0000FF"/>
        </w:rPr>
        <w:t>请求</w:t>
      </w:r>
      <w:r w:rsidR="009C594D">
        <w:rPr>
          <w:rFonts w:hint="eastAsia"/>
          <w:color w:val="0000FF"/>
        </w:rPr>
        <w:t xml:space="preserve">min/max </w:t>
      </w:r>
      <w:r w:rsidR="009C594D">
        <w:rPr>
          <w:rFonts w:hint="eastAsia"/>
          <w:color w:val="0000FF"/>
        </w:rPr>
        <w:t>的</w:t>
      </w:r>
      <w:r w:rsidR="009C594D">
        <w:rPr>
          <w:rFonts w:hint="eastAsia"/>
          <w:color w:val="0000FF"/>
        </w:rPr>
        <w:t xml:space="preserve">CDC </w:t>
      </w:r>
      <w:r w:rsidR="009C594D">
        <w:rPr>
          <w:rFonts w:hint="eastAsia"/>
          <w:color w:val="0000FF"/>
        </w:rPr>
        <w:t>目标电流，可以和悬架自身高频控制同时存在。</w:t>
      </w:r>
      <w:r w:rsidR="00F94929">
        <w:rPr>
          <w:rFonts w:hint="eastAsia"/>
          <w:color w:val="0000FF"/>
        </w:rPr>
        <w:t xml:space="preserve">VMC CST </w:t>
      </w:r>
      <w:r w:rsidR="00F94929">
        <w:rPr>
          <w:rFonts w:hint="eastAsia"/>
          <w:color w:val="0000FF"/>
        </w:rPr>
        <w:t>功能</w:t>
      </w:r>
      <w:r w:rsidR="008969D1">
        <w:rPr>
          <w:rFonts w:hint="eastAsia"/>
          <w:color w:val="0000FF"/>
        </w:rPr>
        <w:t>控制频率</w:t>
      </w:r>
      <w:r w:rsidR="008969D1">
        <w:rPr>
          <w:rFonts w:hint="eastAsia"/>
          <w:color w:val="0000FF"/>
        </w:rPr>
        <w:t>10ms</w:t>
      </w:r>
      <w:r w:rsidR="008969D1">
        <w:rPr>
          <w:rFonts w:hint="eastAsia"/>
          <w:color w:val="0000FF"/>
        </w:rPr>
        <w:t>左右。</w:t>
      </w:r>
    </w:p>
    <w:p w14:paraId="4CD0B5EC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ins w:id="643" w:author="Yang Zhen SGH CDAY223" w:date="2026-01-15T18:06:00Z" w16du:dateUtc="2026-01-15T10:06:00Z"/>
          <w:color w:val="0000FF"/>
        </w:rPr>
      </w:pPr>
    </w:p>
    <w:p w14:paraId="16D99AE2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ins w:id="644" w:author="Yang Zhen SGH CDAY223" w:date="2026-01-15T18:06:00Z" w16du:dateUtc="2026-01-15T10:06:00Z"/>
          <w:color w:val="0000FF"/>
        </w:rPr>
      </w:pPr>
    </w:p>
    <w:p w14:paraId="5A4996D8" w14:textId="75378F1F" w:rsidR="00CD666E" w:rsidRDefault="00CD666E" w:rsidP="00CD666E">
      <w:pPr>
        <w:pStyle w:val="affff7"/>
        <w:widowControl/>
        <w:numPr>
          <w:ilvl w:val="1"/>
          <w:numId w:val="19"/>
        </w:numPr>
        <w:spacing w:beforeLines="50" w:before="156" w:afterLines="50" w:after="156" w:line="288" w:lineRule="auto"/>
        <w:ind w:leftChars="200" w:left="420" w:firstLineChars="0" w:firstLine="422"/>
        <w:jc w:val="left"/>
        <w:rPr>
          <w:ins w:id="645" w:author="Yang Zhen SGH CDAY223" w:date="2026-01-15T18:06:00Z" w16du:dateUtc="2026-01-15T10:06:00Z"/>
          <w:b/>
          <w:bCs/>
        </w:rPr>
      </w:pPr>
      <w:ins w:id="646" w:author="Yang Zhen SGH CDAY223" w:date="2026-01-15T18:06:00Z" w16du:dateUtc="2026-01-15T10:06:00Z">
        <w:r>
          <w:rPr>
            <w:rFonts w:hint="eastAsia"/>
            <w:b/>
            <w:bCs/>
          </w:rPr>
          <w:lastRenderedPageBreak/>
          <w:t>空簧</w:t>
        </w:r>
      </w:ins>
    </w:p>
    <w:p w14:paraId="542CB8C8" w14:textId="77777777" w:rsidR="00CD666E" w:rsidRDefault="00CD666E">
      <w:pPr>
        <w:pStyle w:val="affff7"/>
        <w:widowControl/>
        <w:spacing w:afterLines="50" w:after="156" w:line="288" w:lineRule="auto"/>
        <w:ind w:left="1684" w:firstLineChars="0" w:firstLine="0"/>
        <w:jc w:val="left"/>
        <w:rPr>
          <w:ins w:id="647" w:author="Yang Zhen SGH CDAY223" w:date="2026-01-15T18:06:00Z" w16du:dateUtc="2026-01-15T10:06:00Z"/>
          <w:b/>
          <w:bCs/>
        </w:rPr>
        <w:pPrChange w:id="648" w:author="Yang Zhen SGH CDAY223" w:date="2026-01-15T18:07:00Z" w16du:dateUtc="2026-01-15T10:07:00Z">
          <w:pPr>
            <w:pStyle w:val="affff7"/>
            <w:widowControl/>
            <w:numPr>
              <w:numId w:val="20"/>
            </w:numPr>
            <w:spacing w:afterLines="50" w:after="156" w:line="288" w:lineRule="auto"/>
            <w:ind w:left="1262" w:firstLineChars="0" w:firstLine="422"/>
            <w:jc w:val="left"/>
          </w:pPr>
        </w:pPrChange>
      </w:pPr>
      <w:ins w:id="649" w:author="Yang Zhen SGH CDAY223" w:date="2026-01-15T18:06:00Z" w16du:dateUtc="2026-01-15T10:06:00Z">
        <w:r>
          <w:rPr>
            <w:rFonts w:hint="eastAsia"/>
            <w:b/>
            <w:bCs/>
          </w:rPr>
          <w:t>控制交互</w:t>
        </w:r>
      </w:ins>
    </w:p>
    <w:p w14:paraId="52B9A21A" w14:textId="27CDABE7" w:rsidR="00CD666E" w:rsidRDefault="002B2FEE" w:rsidP="00CD666E">
      <w:pPr>
        <w:spacing w:line="288" w:lineRule="auto"/>
        <w:ind w:leftChars="996" w:left="2092" w:firstLineChars="0" w:firstLine="0"/>
        <w:rPr>
          <w:ins w:id="650" w:author="Yang Zhen SGH CDAY223" w:date="2026-01-15T18:08:00Z" w16du:dateUtc="2026-01-15T10:08:00Z"/>
        </w:rPr>
      </w:pPr>
      <w:proofErr w:type="gramStart"/>
      <w:ins w:id="651" w:author="Yang Zhen SGH CDAY223" w:date="2026-01-15T18:08:00Z" w16du:dateUtc="2026-01-15T10:08:00Z">
        <w:r>
          <w:rPr>
            <w:rFonts w:hint="eastAsia"/>
          </w:rPr>
          <w:t>空簧刚度</w:t>
        </w:r>
        <w:proofErr w:type="gramEnd"/>
        <w:r>
          <w:rPr>
            <w:rFonts w:hint="eastAsia"/>
          </w:rPr>
          <w:t>请求</w:t>
        </w:r>
      </w:ins>
      <w:ins w:id="652" w:author="Yang Zhen SGH CDAY223" w:date="2026-01-15T18:06:00Z" w16du:dateUtc="2026-01-15T10:06:00Z">
        <w:r w:rsidR="00CD666E">
          <w:rPr>
            <w:rFonts w:hint="eastAsia"/>
          </w:rPr>
          <w:t>：</w:t>
        </w:r>
      </w:ins>
    </w:p>
    <w:p w14:paraId="76DA59EF" w14:textId="13191013" w:rsidR="002B2FEE" w:rsidRDefault="003A3958" w:rsidP="00CD666E">
      <w:pPr>
        <w:spacing w:line="288" w:lineRule="auto"/>
        <w:ind w:leftChars="996" w:left="2092" w:firstLineChars="0" w:firstLine="0"/>
        <w:rPr>
          <w:ins w:id="653" w:author="Yang Zhen SGH CDAY223" w:date="2026-01-15T18:09:00Z" w16du:dateUtc="2026-01-15T10:09:00Z"/>
          <w:sz w:val="16"/>
          <w:szCs w:val="16"/>
        </w:rPr>
      </w:pPr>
      <w:proofErr w:type="spellStart"/>
      <w:ins w:id="654" w:author="Yang Zhen SGH CDAY223" w:date="2026-01-15T18:09:00Z" w16du:dateUtc="2026-01-15T10:09:00Z">
        <w:r>
          <w:rPr>
            <w:rFonts w:hint="eastAsia"/>
            <w:sz w:val="16"/>
            <w:szCs w:val="16"/>
          </w:rPr>
          <w:t>TarStfnLvlFrntLe</w:t>
        </w:r>
        <w:proofErr w:type="spellEnd"/>
      </w:ins>
    </w:p>
    <w:p w14:paraId="0E2F48D3" w14:textId="25740F8D" w:rsidR="006E3C8B" w:rsidRDefault="006E3C8B" w:rsidP="00CD666E">
      <w:pPr>
        <w:spacing w:line="288" w:lineRule="auto"/>
        <w:ind w:leftChars="996" w:left="2092" w:firstLineChars="0" w:firstLine="0"/>
        <w:rPr>
          <w:ins w:id="655" w:author="Yang Zhen SGH CDAY223" w:date="2026-01-15T18:09:00Z" w16du:dateUtc="2026-01-15T10:09:00Z"/>
          <w:sz w:val="16"/>
          <w:szCs w:val="16"/>
        </w:rPr>
      </w:pPr>
      <w:proofErr w:type="spellStart"/>
      <w:ins w:id="656" w:author="Yang Zhen SGH CDAY223" w:date="2026-01-15T18:09:00Z" w16du:dateUtc="2026-01-15T10:09:00Z">
        <w:r w:rsidRPr="006E3C8B">
          <w:rPr>
            <w:sz w:val="16"/>
            <w:szCs w:val="16"/>
          </w:rPr>
          <w:t>TarStfnLvlFrntRi</w:t>
        </w:r>
        <w:proofErr w:type="spellEnd"/>
      </w:ins>
    </w:p>
    <w:p w14:paraId="4C47CB78" w14:textId="2D6A1DB7" w:rsidR="006E3C8B" w:rsidRDefault="00B773B1" w:rsidP="00CD666E">
      <w:pPr>
        <w:spacing w:line="288" w:lineRule="auto"/>
        <w:ind w:leftChars="996" w:left="2092" w:firstLineChars="0" w:firstLine="0"/>
        <w:rPr>
          <w:ins w:id="657" w:author="Yang Zhen SGH CDAY223" w:date="2026-01-15T18:09:00Z" w16du:dateUtc="2026-01-15T10:09:00Z"/>
          <w:sz w:val="16"/>
          <w:szCs w:val="16"/>
        </w:rPr>
      </w:pPr>
      <w:proofErr w:type="spellStart"/>
      <w:ins w:id="658" w:author="Yang Zhen SGH CDAY223" w:date="2026-01-15T18:09:00Z" w16du:dateUtc="2026-01-15T10:09:00Z">
        <w:r>
          <w:rPr>
            <w:rFonts w:hint="eastAsia"/>
            <w:sz w:val="16"/>
            <w:szCs w:val="16"/>
          </w:rPr>
          <w:t>TarStfnLvlReLe</w:t>
        </w:r>
        <w:proofErr w:type="spellEnd"/>
      </w:ins>
    </w:p>
    <w:p w14:paraId="407343C5" w14:textId="6A75018A" w:rsidR="003A3958" w:rsidRDefault="00311990" w:rsidP="00CD666E">
      <w:pPr>
        <w:spacing w:line="288" w:lineRule="auto"/>
        <w:ind w:leftChars="996" w:left="2092" w:firstLineChars="0" w:firstLine="0"/>
        <w:rPr>
          <w:ins w:id="659" w:author="Yang Zhen SGH CDAY223" w:date="2026-01-15T18:06:00Z" w16du:dateUtc="2026-01-15T10:06:00Z"/>
        </w:rPr>
      </w:pPr>
      <w:proofErr w:type="spellStart"/>
      <w:ins w:id="660" w:author="Yang Zhen SGH CDAY223" w:date="2026-01-15T18:09:00Z" w16du:dateUtc="2026-01-15T10:09:00Z">
        <w:r>
          <w:rPr>
            <w:rFonts w:hint="eastAsia"/>
            <w:sz w:val="16"/>
            <w:szCs w:val="16"/>
          </w:rPr>
          <w:t>TarStfnLvlReRi</w:t>
        </w:r>
      </w:ins>
      <w:proofErr w:type="spellEnd"/>
    </w:p>
    <w:p w14:paraId="2E72732E" w14:textId="77777777" w:rsidR="00CD666E" w:rsidRDefault="00CD666E">
      <w:pPr>
        <w:pStyle w:val="affff7"/>
        <w:widowControl/>
        <w:spacing w:beforeLines="50" w:before="156" w:afterLines="50" w:after="156" w:line="288" w:lineRule="auto"/>
        <w:ind w:left="1681" w:firstLineChars="0" w:firstLine="0"/>
        <w:jc w:val="left"/>
        <w:rPr>
          <w:ins w:id="661" w:author="Yang Zhen SGH CDAY223" w:date="2026-01-15T18:06:00Z" w16du:dateUtc="2026-01-15T10:06:00Z"/>
          <w:b/>
          <w:bCs/>
          <w:color w:val="0000FF"/>
        </w:rPr>
        <w:pPrChange w:id="662" w:author="Yang Zhen SGH CDAY223" w:date="2026-01-15T18:08:00Z" w16du:dateUtc="2026-01-15T10:08:00Z">
          <w:pPr>
            <w:pStyle w:val="affff7"/>
            <w:widowControl/>
            <w:numPr>
              <w:numId w:val="20"/>
            </w:numPr>
            <w:spacing w:beforeLines="50" w:before="156" w:afterLines="50" w:after="156" w:line="288" w:lineRule="auto"/>
            <w:ind w:left="1259" w:firstLineChars="0" w:firstLine="422"/>
            <w:jc w:val="left"/>
          </w:pPr>
        </w:pPrChange>
      </w:pPr>
      <w:ins w:id="663" w:author="Yang Zhen SGH CDAY223" w:date="2026-01-15T18:06:00Z" w16du:dateUtc="2026-01-15T10:06:00Z">
        <w:r>
          <w:rPr>
            <w:rFonts w:hint="eastAsia"/>
            <w:b/>
            <w:bCs/>
            <w:color w:val="0000FF"/>
          </w:rPr>
          <w:t>控制请求仲裁</w:t>
        </w:r>
      </w:ins>
    </w:p>
    <w:p w14:paraId="77B970B8" w14:textId="2963FDDC" w:rsidR="00CD666E" w:rsidRDefault="00311990" w:rsidP="00CD666E">
      <w:pPr>
        <w:pStyle w:val="affff7"/>
        <w:spacing w:beforeLines="50" w:before="156" w:afterLines="50" w:after="156" w:line="288" w:lineRule="auto"/>
        <w:ind w:leftChars="800" w:left="1680"/>
        <w:rPr>
          <w:ins w:id="664" w:author="Yang Zhen SGH CDAY223" w:date="2026-01-15T18:06:00Z" w16du:dateUtc="2026-01-15T10:06:00Z"/>
          <w:color w:val="FF0000"/>
        </w:rPr>
      </w:pPr>
      <w:proofErr w:type="gramStart"/>
      <w:ins w:id="665" w:author="Yang Zhen SGH CDAY223" w:date="2026-01-15T18:09:00Z" w16du:dateUtc="2026-01-15T10:09:00Z">
        <w:r>
          <w:rPr>
            <w:rFonts w:hint="eastAsia"/>
            <w:color w:val="0000FF"/>
          </w:rPr>
          <w:t>空簧无法</w:t>
        </w:r>
        <w:proofErr w:type="gramEnd"/>
        <w:r>
          <w:rPr>
            <w:rFonts w:hint="eastAsia"/>
            <w:color w:val="0000FF"/>
          </w:rPr>
          <w:t>实现</w:t>
        </w:r>
      </w:ins>
      <w:ins w:id="666" w:author="Yang Zhen SGH CDAY223" w:date="2026-01-15T18:10:00Z" w16du:dateUtc="2026-01-15T10:10:00Z">
        <w:r>
          <w:rPr>
            <w:rFonts w:hint="eastAsia"/>
            <w:color w:val="0000FF"/>
          </w:rPr>
          <w:t>行驶过程中单独调节，只能实现整体刚度调节</w:t>
        </w:r>
      </w:ins>
      <w:ins w:id="667" w:author="Yang Zhen SGH CDAY223" w:date="2026-01-15T18:06:00Z" w16du:dateUtc="2026-01-15T10:06:00Z">
        <w:r w:rsidR="00CD666E">
          <w:rPr>
            <w:rFonts w:hint="eastAsia"/>
            <w:color w:val="0000FF"/>
          </w:rPr>
          <w:t>。</w:t>
        </w:r>
      </w:ins>
    </w:p>
    <w:p w14:paraId="6C396105" w14:textId="77777777" w:rsidR="00BE477E" w:rsidRDefault="00BE477E">
      <w:pPr>
        <w:pStyle w:val="affff7"/>
        <w:spacing w:beforeLines="50" w:before="156" w:afterLines="50" w:after="156" w:line="288" w:lineRule="auto"/>
        <w:ind w:leftChars="800" w:left="1680"/>
        <w:rPr>
          <w:color w:val="FF0000"/>
        </w:rPr>
      </w:pPr>
    </w:p>
    <w:p w14:paraId="26D0F9CD" w14:textId="77777777" w:rsidR="009E3A7B" w:rsidRDefault="00FF6374">
      <w:pPr>
        <w:pStyle w:val="3"/>
      </w:pPr>
      <w:r>
        <w:rPr>
          <w:rFonts w:hint="eastAsia"/>
        </w:rPr>
        <w:t>悬架系统：主动悬架</w:t>
      </w:r>
    </w:p>
    <w:p w14:paraId="3A0BEA3D" w14:textId="77777777" w:rsidR="009E3A7B" w:rsidRDefault="00FF6374">
      <w:pPr>
        <w:pStyle w:val="4"/>
        <w:ind w:firstLine="560"/>
      </w:pPr>
      <w:r>
        <w:rPr>
          <w:rFonts w:hint="eastAsia"/>
        </w:rPr>
        <w:t>边界定义</w:t>
      </w:r>
    </w:p>
    <w:p w14:paraId="76260BE9" w14:textId="77777777" w:rsidR="009E3A7B" w:rsidRDefault="00FF6374">
      <w:pPr>
        <w:spacing w:line="288" w:lineRule="auto"/>
        <w:ind w:leftChars="400" w:left="840" w:firstLine="420"/>
        <w:rPr>
          <w:rFonts w:cstheme="minorBidi"/>
          <w:sz w:val="22"/>
        </w:rPr>
      </w:pPr>
      <w:r>
        <w:rPr>
          <w:rFonts w:hint="eastAsia"/>
          <w:lang w:val="zh-CN"/>
        </w:rPr>
        <w:t>VMC CST</w:t>
      </w:r>
      <w:r>
        <w:rPr>
          <w:rFonts w:hint="eastAsia"/>
          <w:lang w:val="zh-CN"/>
        </w:rPr>
        <w:t>功能的垂向</w:t>
      </w:r>
      <w:r>
        <w:rPr>
          <w:rFonts w:hint="eastAsia"/>
          <w:lang w:val="zh-CN"/>
        </w:rPr>
        <w:t>/</w:t>
      </w:r>
      <w:r>
        <w:rPr>
          <w:rFonts w:hint="eastAsia"/>
          <w:lang w:val="zh-CN"/>
        </w:rPr>
        <w:t>载荷调整功能主动悬架的主动阻尼力。</w:t>
      </w:r>
      <w:r>
        <w:rPr>
          <w:rFonts w:cstheme="minorBidi" w:hint="eastAsia"/>
          <w:sz w:val="22"/>
        </w:rPr>
        <w:t>。</w:t>
      </w:r>
    </w:p>
    <w:p w14:paraId="2CA3DD1C" w14:textId="77777777" w:rsidR="009E3A7B" w:rsidRDefault="00FF6374">
      <w:pPr>
        <w:pStyle w:val="4"/>
        <w:ind w:firstLine="560"/>
      </w:pPr>
      <w:r>
        <w:rPr>
          <w:rFonts w:hint="eastAsia"/>
        </w:rPr>
        <w:t>对悬架执行器的使用策略</w:t>
      </w:r>
    </w:p>
    <w:p w14:paraId="25665191" w14:textId="77777777" w:rsidR="009E3A7B" w:rsidRDefault="00FF6374">
      <w:pPr>
        <w:spacing w:beforeLines="50" w:before="156" w:afterLines="50" w:after="156" w:line="288" w:lineRule="auto"/>
        <w:ind w:leftChars="350" w:left="735" w:firstLine="420"/>
        <w:rPr>
          <w:lang w:val="zh-CN"/>
        </w:rPr>
      </w:pPr>
      <w:r>
        <w:rPr>
          <w:lang w:val="zh-CN"/>
        </w:rPr>
        <w:t xml:space="preserve">VMC </w:t>
      </w:r>
      <w:r>
        <w:rPr>
          <w:rFonts w:hint="eastAsia"/>
          <w:lang w:val="zh-CN"/>
        </w:rPr>
        <w:t>CST</w:t>
      </w:r>
      <w:r>
        <w:rPr>
          <w:rFonts w:hint="eastAsia"/>
          <w:lang w:val="zh-CN"/>
        </w:rPr>
        <w:t>功能激活时，根据</w:t>
      </w:r>
      <w:r>
        <w:rPr>
          <w:rFonts w:hint="eastAsia"/>
        </w:rPr>
        <w:t>Pitch Angle</w:t>
      </w:r>
      <w:r>
        <w:rPr>
          <w:rFonts w:hint="eastAsia"/>
        </w:rPr>
        <w:t>调整需求</w:t>
      </w:r>
      <w:r>
        <w:rPr>
          <w:rFonts w:hint="eastAsia"/>
          <w:lang w:val="zh-CN"/>
        </w:rPr>
        <w:t>计算主动悬架的主动阻尼力</w:t>
      </w:r>
      <w:r>
        <w:rPr>
          <w:rFonts w:hint="eastAsia"/>
          <w:color w:val="0000FF"/>
          <w:lang w:val="zh-CN"/>
        </w:rPr>
        <w:t>，</w:t>
      </w:r>
      <w:r>
        <w:rPr>
          <w:rFonts w:hint="eastAsia"/>
          <w:lang w:val="zh-CN"/>
        </w:rPr>
        <w:t>通过</w:t>
      </w:r>
      <w:r>
        <w:rPr>
          <w:lang w:val="zh-CN"/>
        </w:rPr>
        <w:t>0</w:t>
      </w:r>
      <w:r>
        <w:rPr>
          <w:rFonts w:hint="eastAsia"/>
          <w:lang w:val="zh-CN"/>
        </w:rPr>
        <w:t>x</w:t>
      </w:r>
      <w:r>
        <w:rPr>
          <w:lang w:val="zh-CN"/>
        </w:rPr>
        <w:t>0C0</w:t>
      </w:r>
      <w:r>
        <w:rPr>
          <w:rFonts w:hint="eastAsia"/>
          <w:lang w:val="zh-CN"/>
        </w:rPr>
        <w:t>报文发送控制目标请求给</w:t>
      </w:r>
      <w:r>
        <w:rPr>
          <w:rFonts w:hint="eastAsia"/>
          <w:lang w:val="zh-CN"/>
        </w:rPr>
        <w:t>S</w:t>
      </w:r>
      <w:r>
        <w:rPr>
          <w:lang w:val="zh-CN"/>
        </w:rPr>
        <w:t>UCU</w:t>
      </w:r>
      <w:r>
        <w:rPr>
          <w:rFonts w:hint="eastAsia"/>
          <w:lang w:val="zh-CN"/>
        </w:rPr>
        <w:t>悬架控制器：</w:t>
      </w:r>
    </w:p>
    <w:p w14:paraId="6153EBB5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主动悬架激活请求</w:t>
      </w:r>
      <w:proofErr w:type="spellStart"/>
      <w:r>
        <w:rPr>
          <w:color w:val="0000FF"/>
        </w:rPr>
        <w:t>ActvSuspActvRqst</w:t>
      </w:r>
      <w:proofErr w:type="spellEnd"/>
      <w:r>
        <w:rPr>
          <w:rFonts w:hint="eastAsia"/>
          <w:color w:val="0000FF"/>
        </w:rPr>
        <w:t xml:space="preserve">= </w:t>
      </w:r>
      <w:r>
        <w:rPr>
          <w:color w:val="0000FF"/>
        </w:rPr>
        <w:t>0</w:t>
      </w:r>
      <w:r>
        <w:rPr>
          <w:rFonts w:hint="eastAsia"/>
          <w:color w:val="0000FF"/>
        </w:rPr>
        <w:t>x</w:t>
      </w:r>
      <w:r>
        <w:rPr>
          <w:color w:val="0000FF"/>
        </w:rPr>
        <w:t>2=Mode Damper Force</w:t>
      </w:r>
    </w:p>
    <w:p w14:paraId="6B867C42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firstLineChars="0"/>
        <w:jc w:val="left"/>
        <w:rPr>
          <w:color w:val="0000FF"/>
        </w:rPr>
      </w:pPr>
      <w:r>
        <w:rPr>
          <w:rFonts w:hint="eastAsia"/>
          <w:color w:val="0000FF"/>
        </w:rPr>
        <w:t>主动悬架目标阻尼力</w:t>
      </w:r>
      <w:proofErr w:type="spellStart"/>
      <w:r>
        <w:rPr>
          <w:color w:val="0000FF"/>
        </w:rPr>
        <w:t>ActvSuspTarForce_FL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ActvSuspTarForce_FR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ActvSuspTarForce_RL</w:t>
      </w:r>
      <w:proofErr w:type="spellEnd"/>
      <w:r>
        <w:rPr>
          <w:rFonts w:hint="eastAsia"/>
          <w:color w:val="0000FF"/>
        </w:rPr>
        <w:t>、</w:t>
      </w:r>
      <w:proofErr w:type="spellStart"/>
      <w:r>
        <w:rPr>
          <w:color w:val="0000FF"/>
        </w:rPr>
        <w:t>ActvSuspTarForce_RR</w:t>
      </w:r>
      <w:proofErr w:type="spellEnd"/>
    </w:p>
    <w:p w14:paraId="2159D355" w14:textId="77777777" w:rsidR="009E3A7B" w:rsidRDefault="00FF6374">
      <w:pPr>
        <w:spacing w:beforeLines="50" w:before="156" w:afterLines="50" w:after="156" w:line="288" w:lineRule="auto"/>
        <w:ind w:leftChars="200" w:left="420" w:firstLine="420"/>
        <w:rPr>
          <w:lang w:val="zh-CN"/>
        </w:rPr>
      </w:pPr>
      <w:r>
        <w:rPr>
          <w:rFonts w:hint="eastAsia"/>
          <w:lang w:val="zh-CN"/>
        </w:rPr>
        <w:t>主动悬架反馈以下信号给</w:t>
      </w:r>
      <w:r>
        <w:rPr>
          <w:rFonts w:hint="eastAsia"/>
          <w:lang w:val="zh-CN"/>
        </w:rPr>
        <w:t>V</w:t>
      </w:r>
      <w:r>
        <w:rPr>
          <w:lang w:val="zh-CN"/>
        </w:rPr>
        <w:t>MC</w:t>
      </w:r>
      <w:r>
        <w:rPr>
          <w:rFonts w:hint="eastAsia"/>
          <w:lang w:val="zh-CN"/>
        </w:rPr>
        <w:t>：</w:t>
      </w:r>
    </w:p>
    <w:p w14:paraId="0E0D385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主动悬架执行器状态</w:t>
      </w:r>
      <w:proofErr w:type="spellStart"/>
      <w:r>
        <w:t>ActSuspActrSts</w:t>
      </w:r>
      <w:proofErr w:type="spellEnd"/>
      <w:r>
        <w:t xml:space="preserve"> =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x</w:t>
      </w:r>
      <w:r>
        <w:t>2=Mode Damper Force</w:t>
      </w:r>
      <w:r>
        <w:rPr>
          <w:rFonts w:hint="eastAsia"/>
        </w:rPr>
        <w:t>代表握手成功，执行</w:t>
      </w:r>
      <w:r>
        <w:rPr>
          <w:rFonts w:hint="eastAsia"/>
        </w:rPr>
        <w:t>VMC</w:t>
      </w:r>
      <w:r>
        <w:rPr>
          <w:rFonts w:hint="eastAsia"/>
        </w:rPr>
        <w:t>的目标阻尼力，此时由</w:t>
      </w:r>
      <w:r>
        <w:rPr>
          <w:rFonts w:hint="eastAsia"/>
        </w:rPr>
        <w:t>VMC</w:t>
      </w:r>
      <w:r>
        <w:rPr>
          <w:rFonts w:hint="eastAsia"/>
        </w:rPr>
        <w:t>独占进行阻尼力控制</w:t>
      </w:r>
    </w:p>
    <w:p w14:paraId="2C3696D4" w14:textId="77777777" w:rsidR="009E3A7B" w:rsidRDefault="00FF6374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</w:rPr>
        <w:t>主动悬架阻尼力信息</w:t>
      </w:r>
    </w:p>
    <w:p w14:paraId="4FA753E8" w14:textId="614AC3EB" w:rsidR="000210F9" w:rsidRDefault="000210F9">
      <w:pPr>
        <w:pStyle w:val="affff7"/>
        <w:widowControl/>
        <w:numPr>
          <w:ilvl w:val="0"/>
          <w:numId w:val="23"/>
        </w:numPr>
        <w:spacing w:line="288" w:lineRule="auto"/>
        <w:ind w:left="1259" w:firstLineChars="0"/>
        <w:jc w:val="left"/>
      </w:pPr>
      <w:r>
        <w:rPr>
          <w:rFonts w:hint="eastAsia"/>
          <w:color w:val="0000FF"/>
        </w:rPr>
        <w:t xml:space="preserve">VMC CST </w:t>
      </w:r>
      <w:r>
        <w:rPr>
          <w:rFonts w:hint="eastAsia"/>
          <w:color w:val="0000FF"/>
        </w:rPr>
        <w:t>功能控制频率</w:t>
      </w:r>
      <w:r>
        <w:rPr>
          <w:rFonts w:hint="eastAsia"/>
          <w:color w:val="0000FF"/>
        </w:rPr>
        <w:t>10ms</w:t>
      </w:r>
      <w:r>
        <w:rPr>
          <w:rFonts w:hint="eastAsia"/>
          <w:color w:val="0000FF"/>
        </w:rPr>
        <w:t>左右。</w:t>
      </w:r>
    </w:p>
    <w:tbl>
      <w:tblPr>
        <w:tblW w:w="515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634"/>
        <w:gridCol w:w="5285"/>
      </w:tblGrid>
      <w:tr w:rsidR="009E3A7B" w14:paraId="62BC275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545123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05D8A199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左前轮减震器目标主动力</w:t>
            </w:r>
          </w:p>
        </w:tc>
      </w:tr>
      <w:tr w:rsidR="009E3A7B" w14:paraId="4EA96309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673E6715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6005841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右前轮减震器目标主动力</w:t>
            </w:r>
          </w:p>
        </w:tc>
      </w:tr>
      <w:tr w:rsidR="009E3A7B" w14:paraId="58763ADD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34933B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A51354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左后轮减震器目标主动力</w:t>
            </w:r>
          </w:p>
        </w:tc>
      </w:tr>
      <w:tr w:rsidR="009E3A7B" w14:paraId="212DF4F4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ABD081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ActSuspCtrlOrigTargtDampForce_RR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0ECA2CA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右后轮减震器目标主动力</w:t>
            </w:r>
          </w:p>
        </w:tc>
      </w:tr>
      <w:tr w:rsidR="009E3A7B" w14:paraId="40C4C628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7B1AF8BF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lastRenderedPageBreak/>
              <w:t>ActSuspActulDampForce_FL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54C5BBD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左前减振器实际减振力</w:t>
            </w:r>
          </w:p>
        </w:tc>
      </w:tr>
      <w:tr w:rsidR="009E3A7B" w14:paraId="42CCE602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57F2C133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ActSuspActulDampForce_FR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16EAA51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右前减振器实际减振力</w:t>
            </w:r>
          </w:p>
        </w:tc>
      </w:tr>
      <w:tr w:rsidR="009E3A7B" w14:paraId="02CD566A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49A0B577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ActSuspActulDampForce_RL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355E6ECC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左后减振器实际减振力</w:t>
            </w:r>
          </w:p>
        </w:tc>
      </w:tr>
      <w:tr w:rsidR="009E3A7B" w14:paraId="7C16D51F" w14:textId="77777777">
        <w:tc>
          <w:tcPr>
            <w:tcW w:w="877" w:type="pct"/>
            <w:tcBorders>
              <w:right w:val="single" w:sz="4" w:space="0" w:color="auto"/>
            </w:tcBorders>
            <w:vAlign w:val="center"/>
          </w:tcPr>
          <w:p w14:paraId="1A78CCDE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ActSuspActulDampForce_RR</w:t>
            </w:r>
            <w:proofErr w:type="spellEnd"/>
          </w:p>
        </w:tc>
        <w:tc>
          <w:tcPr>
            <w:tcW w:w="1000" w:type="pct"/>
            <w:tcBorders>
              <w:left w:val="single" w:sz="4" w:space="0" w:color="auto"/>
            </w:tcBorders>
            <w:vAlign w:val="center"/>
          </w:tcPr>
          <w:p w14:paraId="27582882" w14:textId="77777777" w:rsidR="009E3A7B" w:rsidRDefault="00FF6374">
            <w:pPr>
              <w:adjustRightInd w:val="0"/>
              <w:snapToGrid w:val="0"/>
              <w:ind w:firstLineChars="0" w:firstLin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右后减振器实际减振力</w:t>
            </w:r>
          </w:p>
        </w:tc>
      </w:tr>
    </w:tbl>
    <w:p w14:paraId="12FAF48F" w14:textId="77777777" w:rsidR="009E3A7B" w:rsidRDefault="009E3A7B">
      <w:pPr>
        <w:pStyle w:val="affff7"/>
        <w:widowControl/>
        <w:spacing w:afterLines="50" w:after="156" w:line="288" w:lineRule="auto"/>
        <w:ind w:left="840" w:firstLineChars="0" w:firstLine="0"/>
        <w:jc w:val="left"/>
        <w:rPr>
          <w:b/>
          <w:bCs/>
        </w:rPr>
      </w:pPr>
    </w:p>
    <w:p w14:paraId="4084D3D0" w14:textId="77777777" w:rsidR="009E3A7B" w:rsidRDefault="009E3A7B">
      <w:pPr>
        <w:ind w:firstLine="420"/>
      </w:pPr>
    </w:p>
    <w:p w14:paraId="42BE9F70" w14:textId="77777777" w:rsidR="009E3A7B" w:rsidRDefault="00FF6374">
      <w:pPr>
        <w:pStyle w:val="3"/>
        <w:rPr>
          <w:lang w:val="en-US"/>
        </w:rPr>
      </w:pPr>
      <w:bookmarkStart w:id="668" w:name="_Toc207715822"/>
      <w:r>
        <w:rPr>
          <w:rFonts w:hint="eastAsia"/>
          <w:lang w:val="en-US"/>
        </w:rPr>
        <w:t>功能降级策略</w:t>
      </w:r>
      <w:bookmarkEnd w:id="668"/>
    </w:p>
    <w:p w14:paraId="25F77377" w14:textId="77777777" w:rsidR="009E3A7B" w:rsidRDefault="00FF6374">
      <w:pPr>
        <w:ind w:firstLine="420"/>
      </w:pPr>
      <w:r>
        <w:rPr>
          <w:rFonts w:hint="eastAsia"/>
        </w:rPr>
        <w:t>功能降级通过</w:t>
      </w:r>
      <w:r>
        <w:rPr>
          <w:rFonts w:hint="eastAsia"/>
        </w:rPr>
        <w:t>Fault Management</w:t>
      </w:r>
      <w:r>
        <w:rPr>
          <w:rFonts w:hint="eastAsia"/>
        </w:rPr>
        <w:t>统一管理，请参考</w:t>
      </w:r>
      <w:r>
        <w:rPr>
          <w:rFonts w:hint="eastAsia"/>
        </w:rPr>
        <w:t xml:space="preserve">safety </w:t>
      </w:r>
      <w:r>
        <w:rPr>
          <w:rFonts w:hint="eastAsia"/>
        </w:rPr>
        <w:t>相关文档。以下</w:t>
      </w:r>
      <w:proofErr w:type="gramStart"/>
      <w:r>
        <w:rPr>
          <w:rFonts w:hint="eastAsia"/>
        </w:rPr>
        <w:t>列会</w:t>
      </w:r>
      <w:proofErr w:type="gramEnd"/>
      <w:r>
        <w:rPr>
          <w:rFonts w:hint="eastAsia"/>
        </w:rPr>
        <w:t>导致</w:t>
      </w:r>
      <w:r>
        <w:rPr>
          <w:rFonts w:hint="eastAsia"/>
        </w:rPr>
        <w:t>CST</w:t>
      </w:r>
      <w:r>
        <w:rPr>
          <w:rFonts w:hint="eastAsia"/>
        </w:rPr>
        <w:t>降级关停的故障，</w:t>
      </w:r>
    </w:p>
    <w:p w14:paraId="211565AA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制动系统故障</w:t>
      </w:r>
    </w:p>
    <w:p w14:paraId="4CE9DE88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动力系统故障</w:t>
      </w:r>
      <w:r>
        <w:rPr>
          <w:rFonts w:hint="eastAsia"/>
        </w:rPr>
        <w:t xml:space="preserve"> </w:t>
      </w:r>
    </w:p>
    <w:p w14:paraId="430AF4F4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悬架系统故障</w:t>
      </w:r>
    </w:p>
    <w:p w14:paraId="1663FD8C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VMC</w:t>
      </w:r>
      <w:r>
        <w:rPr>
          <w:rFonts w:hint="eastAsia"/>
        </w:rPr>
        <w:t>系统内部安全监控错误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VMC</w:t>
      </w:r>
      <w:r>
        <w:rPr>
          <w:rFonts w:hint="eastAsia"/>
        </w:rPr>
        <w:t>内部功能安全模块判断）</w:t>
      </w:r>
    </w:p>
    <w:p w14:paraId="1502B396" w14:textId="77777777" w:rsidR="009E3A7B" w:rsidRDefault="00FF6374">
      <w:pPr>
        <w:pStyle w:val="affff7"/>
        <w:numPr>
          <w:ilvl w:val="0"/>
          <w:numId w:val="24"/>
        </w:numPr>
        <w:ind w:firstLineChars="0"/>
      </w:pPr>
      <w:r>
        <w:rPr>
          <w:rFonts w:hint="eastAsia"/>
        </w:rPr>
        <w:t>Host</w:t>
      </w:r>
      <w:r>
        <w:rPr>
          <w:rFonts w:hint="eastAsia"/>
        </w:rPr>
        <w:t>系统内部故障</w:t>
      </w:r>
      <w:r>
        <w:rPr>
          <w:rFonts w:hint="eastAsia"/>
        </w:rPr>
        <w:t xml:space="preserve"> </w:t>
      </w:r>
      <w:r>
        <w:rPr>
          <w:rFonts w:hint="eastAsia"/>
        </w:rPr>
        <w:t>（具体在故障管理机制（</w:t>
      </w:r>
      <w:r>
        <w:rPr>
          <w:rFonts w:hint="eastAsia"/>
        </w:rPr>
        <w:t>FM</w:t>
      </w:r>
      <w:r>
        <w:rPr>
          <w:rFonts w:hint="eastAsia"/>
        </w:rPr>
        <w:t>）中定义）</w:t>
      </w:r>
    </w:p>
    <w:p w14:paraId="23B03F29" w14:textId="77777777" w:rsidR="009E3A7B" w:rsidRDefault="00FF6374">
      <w:pPr>
        <w:ind w:left="420" w:firstLineChars="0" w:firstLine="0"/>
      </w:pPr>
      <w:r>
        <w:rPr>
          <w:rFonts w:hint="eastAsia"/>
        </w:rPr>
        <w:t>注：</w:t>
      </w:r>
    </w:p>
    <w:p w14:paraId="3B73CE2E" w14:textId="77777777" w:rsidR="009E3A7B" w:rsidRDefault="00FF6374">
      <w:pPr>
        <w:ind w:left="420" w:firstLineChars="0" w:firstLine="0"/>
      </w:pPr>
      <w:r>
        <w:rPr>
          <w:rFonts w:hint="eastAsia"/>
        </w:rPr>
        <w:t>当</w:t>
      </w:r>
      <w:r>
        <w:rPr>
          <w:rFonts w:hint="eastAsia"/>
        </w:rPr>
        <w:t>CST</w:t>
      </w:r>
      <w:r>
        <w:rPr>
          <w:rFonts w:hint="eastAsia"/>
        </w:rPr>
        <w:t>功能降级会进入</w:t>
      </w:r>
      <w:r>
        <w:rPr>
          <w:rFonts w:hint="eastAsia"/>
        </w:rPr>
        <w:t>failure</w:t>
      </w:r>
      <w:r>
        <w:rPr>
          <w:rFonts w:hint="eastAsia"/>
        </w:rPr>
        <w:t>状态</w:t>
      </w:r>
      <w:r>
        <w:rPr>
          <w:rFonts w:hint="eastAsia"/>
        </w:rPr>
        <w:t xml:space="preserve"> HUT</w:t>
      </w:r>
      <w:r>
        <w:rPr>
          <w:rFonts w:hint="eastAsia"/>
        </w:rPr>
        <w:t>上舒适制动开关状态处于关闭状态且开关置灰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可操作。</w:t>
      </w:r>
    </w:p>
    <w:p w14:paraId="64B97CB9" w14:textId="77777777" w:rsidR="009E3A7B" w:rsidRDefault="00FF6374">
      <w:pPr>
        <w:pStyle w:val="3"/>
        <w:rPr>
          <w:lang w:val="en-US"/>
        </w:rPr>
      </w:pPr>
      <w:bookmarkStart w:id="669" w:name="_Toc207715823"/>
      <w:r>
        <w:rPr>
          <w:rFonts w:hint="eastAsia"/>
          <w:lang w:val="en-US"/>
        </w:rPr>
        <w:t>技术指标</w:t>
      </w:r>
      <w:bookmarkEnd w:id="669"/>
    </w:p>
    <w:p w14:paraId="3AF2A005" w14:textId="77777777" w:rsidR="009E3A7B" w:rsidRDefault="00FF6374">
      <w:pPr>
        <w:ind w:firstLine="420"/>
      </w:pPr>
      <w:r>
        <w:rPr>
          <w:rFonts w:hint="eastAsia"/>
        </w:rPr>
        <w:t>相关功能技术指标，请参考单独的验收相关文档。</w:t>
      </w:r>
    </w:p>
    <w:p w14:paraId="08F1BF5B" w14:textId="77777777" w:rsidR="009E3A7B" w:rsidRDefault="00FF6374">
      <w:pPr>
        <w:pStyle w:val="3"/>
        <w:rPr>
          <w:lang w:val="en-US"/>
        </w:rPr>
      </w:pPr>
      <w:bookmarkStart w:id="670" w:name="_Toc207715824"/>
      <w:r>
        <w:rPr>
          <w:rFonts w:hint="eastAsia"/>
          <w:lang w:val="en-US"/>
        </w:rPr>
        <w:t>验收准则</w:t>
      </w:r>
      <w:bookmarkEnd w:id="670"/>
    </w:p>
    <w:p w14:paraId="3D46A9E0" w14:textId="77777777" w:rsidR="009E3A7B" w:rsidRDefault="00FF6374">
      <w:pPr>
        <w:ind w:firstLine="420"/>
      </w:pPr>
      <w:r>
        <w:rPr>
          <w:rFonts w:hint="eastAsia"/>
        </w:rPr>
        <w:t>相关功能验收准则，请参考单独的验收相关文档。</w:t>
      </w:r>
    </w:p>
    <w:p w14:paraId="5AEFC978" w14:textId="77777777" w:rsidR="009E3A7B" w:rsidRDefault="00FF6374">
      <w:pPr>
        <w:pStyle w:val="1"/>
      </w:pPr>
      <w:bookmarkStart w:id="671" w:name="_Toc207715825"/>
      <w:r>
        <w:rPr>
          <w:rFonts w:hint="eastAsia"/>
        </w:rPr>
        <w:t>显示策略</w:t>
      </w:r>
      <w:r>
        <w:rPr>
          <w:rFonts w:hint="eastAsia"/>
        </w:rPr>
        <w:t>(HMI)</w:t>
      </w:r>
      <w:bookmarkEnd w:id="671"/>
    </w:p>
    <w:p w14:paraId="3C10EB4B" w14:textId="77777777" w:rsidR="009E3A7B" w:rsidRDefault="00FF6374">
      <w:pPr>
        <w:widowControl/>
        <w:ind w:firstLineChars="0" w:firstLine="420"/>
        <w:textAlignment w:val="baseline"/>
        <w:rPr>
          <w:rFonts w:ascii="Segoe UI" w:hAnsi="Segoe UI" w:cs="Segoe UI"/>
          <w:kern w:val="0"/>
          <w:sz w:val="18"/>
          <w:szCs w:val="18"/>
        </w:rPr>
      </w:pPr>
      <w:r>
        <w:rPr>
          <w:rFonts w:ascii="Segoe UI" w:hAnsi="Segoe UI" w:cs="Segoe UI" w:hint="eastAsia"/>
          <w:kern w:val="0"/>
          <w:sz w:val="18"/>
          <w:szCs w:val="18"/>
        </w:rPr>
        <w:t>NA</w:t>
      </w:r>
    </w:p>
    <w:tbl>
      <w:tblPr>
        <w:tblW w:w="499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1"/>
        <w:gridCol w:w="630"/>
        <w:gridCol w:w="657"/>
        <w:gridCol w:w="611"/>
        <w:gridCol w:w="582"/>
        <w:gridCol w:w="646"/>
        <w:gridCol w:w="680"/>
        <w:gridCol w:w="813"/>
        <w:gridCol w:w="613"/>
        <w:gridCol w:w="909"/>
        <w:gridCol w:w="736"/>
        <w:gridCol w:w="746"/>
        <w:gridCol w:w="607"/>
      </w:tblGrid>
      <w:tr w:rsidR="009E3A7B" w14:paraId="21420F34" w14:textId="77777777">
        <w:trPr>
          <w:trHeight w:val="423"/>
          <w:jc w:val="center"/>
        </w:trPr>
        <w:tc>
          <w:tcPr>
            <w:tcW w:w="410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01F68E5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交互需求项</w:t>
            </w:r>
          </w:p>
        </w:tc>
        <w:tc>
          <w:tcPr>
            <w:tcW w:w="307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008126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信息分类</w:t>
            </w:r>
          </w:p>
        </w:tc>
        <w:tc>
          <w:tcPr>
            <w:tcW w:w="988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B7B58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1415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32BC561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1175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3F61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388" w:type="pct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07E38B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图例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5524C32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显示区域</w:t>
            </w:r>
          </w:p>
        </w:tc>
      </w:tr>
      <w:tr w:rsidR="009E3A7B" w14:paraId="5C1674F0" w14:textId="77777777">
        <w:trPr>
          <w:trHeight w:val="916"/>
          <w:jc w:val="center"/>
        </w:trPr>
        <w:tc>
          <w:tcPr>
            <w:tcW w:w="410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E4E0D16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07" w:type="pct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35904F9" w14:textId="77777777" w:rsidR="009E3A7B" w:rsidRDefault="009E3A7B">
            <w:pPr>
              <w:ind w:firstLine="402"/>
              <w:jc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20813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指示灯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F0A4D7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自检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94A74F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行为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6246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声音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075FB394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7D78E9A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发声源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22A901B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8B4878D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文字提示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50C1088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内容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1871413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时长</w:t>
            </w:r>
          </w:p>
        </w:tc>
        <w:tc>
          <w:tcPr>
            <w:tcW w:w="388" w:type="pct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4BDFC5D4" w14:textId="77777777" w:rsidR="009E3A7B" w:rsidRDefault="009E3A7B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3CAFF"/>
            <w:tcMar>
              <w:top w:w="10" w:type="dxa"/>
              <w:left w:w="10" w:type="dxa"/>
              <w:right w:w="10" w:type="dxa"/>
            </w:tcMar>
            <w:vAlign w:val="center"/>
          </w:tcPr>
          <w:p w14:paraId="62B53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Theme="minorEastAsia" w:hAnsi="Arial" w:cs="Arial"/>
                <w:b/>
                <w:color w:val="000000"/>
                <w:kern w:val="0"/>
                <w:sz w:val="20"/>
                <w:szCs w:val="20"/>
                <w:lang w:bidi="ar"/>
              </w:rPr>
              <w:t>仪表</w:t>
            </w:r>
          </w:p>
        </w:tc>
      </w:tr>
      <w:tr w:rsidR="009E3A7B" w14:paraId="5F5DA010" w14:textId="77777777">
        <w:trPr>
          <w:trHeight w:val="1266"/>
          <w:jc w:val="center"/>
        </w:trPr>
        <w:tc>
          <w:tcPr>
            <w:tcW w:w="4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490F1B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79664E8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FA9E7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16B3D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FD26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BAE709A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3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E229F21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13FB75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2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46A46B9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0C27FC2E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4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502236F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16586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A4A43A7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/>
              </w:rPr>
              <w:t>NA</w:t>
            </w:r>
          </w:p>
        </w:tc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E124E96" w14:textId="77777777" w:rsidR="009E3A7B" w:rsidRDefault="00FF6374">
            <w:pPr>
              <w:widowControl/>
              <w:ind w:firstLineChars="0" w:firstLine="0"/>
              <w:jc w:val="center"/>
              <w:textAlignment w:val="center"/>
              <w:rPr>
                <w:rFonts w:ascii="Arial" w:eastAsiaTheme="minorEastAsia" w:hAnsi="Arial" w:cs="Arial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NA</w:t>
            </w:r>
          </w:p>
        </w:tc>
      </w:tr>
    </w:tbl>
    <w:p w14:paraId="25D28245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p w14:paraId="17DC5F98" w14:textId="77777777" w:rsidR="009E3A7B" w:rsidRDefault="00FF6374">
      <w:pPr>
        <w:pStyle w:val="1"/>
        <w:rPr>
          <w:lang w:val="en-US"/>
        </w:rPr>
      </w:pPr>
      <w:bookmarkStart w:id="672" w:name="_Toc9075"/>
      <w:bookmarkStart w:id="673" w:name="_Toc207715826"/>
      <w:r>
        <w:rPr>
          <w:rFonts w:hint="eastAsia"/>
          <w:lang w:val="en-US"/>
        </w:rPr>
        <w:t>法律法规需求</w:t>
      </w:r>
      <w:bookmarkEnd w:id="672"/>
      <w:bookmarkEnd w:id="673"/>
    </w:p>
    <w:p w14:paraId="7C4C0B7A" w14:textId="77777777" w:rsidR="009E3A7B" w:rsidRDefault="00FF6374">
      <w:pPr>
        <w:ind w:firstLine="420"/>
      </w:pPr>
      <w:r>
        <w:rPr>
          <w:rFonts w:hint="eastAsia"/>
        </w:rPr>
        <w:lastRenderedPageBreak/>
        <w:t>N/A</w:t>
      </w:r>
    </w:p>
    <w:bookmarkEnd w:id="541"/>
    <w:bookmarkEnd w:id="542"/>
    <w:p w14:paraId="0C614F8B" w14:textId="77777777" w:rsidR="009E3A7B" w:rsidRDefault="009E3A7B">
      <w:pPr>
        <w:widowControl/>
        <w:ind w:firstLineChars="0" w:firstLine="0"/>
        <w:jc w:val="left"/>
        <w:rPr>
          <w:rFonts w:ascii="Arial" w:eastAsiaTheme="minorEastAsia" w:hAnsi="Arial" w:cs="Arial"/>
          <w:szCs w:val="21"/>
        </w:rPr>
      </w:pPr>
    </w:p>
    <w:sectPr w:rsidR="009E3A7B">
      <w:pgSz w:w="11906" w:h="16838"/>
      <w:pgMar w:top="1134" w:right="1134" w:bottom="1418" w:left="1134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2" w:author="邓淳" w:date="2025-11-13T17:09:00Z" w:initials="邓淳">
    <w:p w14:paraId="02E90712" w14:textId="73BA3B50" w:rsidR="00357270" w:rsidRDefault="00357270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怎么定义？有哪些类型？怎么识别？</w:t>
      </w:r>
    </w:p>
  </w:comment>
  <w:comment w:id="63" w:author="Yang Zhen SGH CDAY223" w:date="2025-12-05T14:33:00Z" w:initials="ZY">
    <w:p w14:paraId="28F0B52E" w14:textId="77777777" w:rsidR="00D872FF" w:rsidRDefault="00343D27" w:rsidP="00D872FF">
      <w:pPr>
        <w:pStyle w:val="af5"/>
        <w:ind w:firstLineChars="0" w:firstLine="0"/>
      </w:pPr>
      <w:r>
        <w:rPr>
          <w:rStyle w:val="affff4"/>
        </w:rPr>
        <w:annotationRef/>
      </w:r>
      <w:r w:rsidR="00D872FF">
        <w:rPr>
          <w:rFonts w:hint="eastAsia"/>
        </w:rPr>
        <w:t>之前有了解，智驾功能有路面识别信号可以提供，判定雪地，沙堤等。。。。</w:t>
      </w:r>
    </w:p>
    <w:p w14:paraId="356376C9" w14:textId="77777777" w:rsidR="00D872FF" w:rsidRDefault="00D872FF" w:rsidP="00D872FF">
      <w:pPr>
        <w:pStyle w:val="af5"/>
        <w:ind w:firstLineChars="0" w:firstLine="0"/>
      </w:pPr>
    </w:p>
    <w:p w14:paraId="43D0C507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如果无法提供：</w:t>
      </w:r>
    </w:p>
    <w:p w14:paraId="64663362" w14:textId="77777777" w:rsidR="00D872FF" w:rsidRDefault="00D872FF" w:rsidP="00D872FF">
      <w:pPr>
        <w:pStyle w:val="af5"/>
        <w:ind w:firstLineChars="0" w:firstLine="0"/>
      </w:pPr>
      <w:r>
        <w:rPr>
          <w:rFonts w:hint="eastAsia"/>
        </w:rPr>
        <w:t>这个退出条件可以取消，只作为运行测试环境参考，另外如果行驶在低附，分离路面上也会激活</w:t>
      </w:r>
      <w:r>
        <w:rPr>
          <w:rFonts w:hint="eastAsia"/>
        </w:rPr>
        <w:t>ABS</w:t>
      </w:r>
      <w:r>
        <w:rPr>
          <w:rFonts w:hint="eastAsia"/>
        </w:rPr>
        <w:t>等功能，会导致</w:t>
      </w:r>
      <w:r>
        <w:rPr>
          <w:rFonts w:hint="eastAsia"/>
        </w:rPr>
        <w:t>CST</w:t>
      </w:r>
      <w:r>
        <w:rPr>
          <w:rFonts w:hint="eastAsia"/>
        </w:rPr>
        <w:t>功能退出</w:t>
      </w:r>
    </w:p>
  </w:comment>
  <w:comment w:id="64" w:author="Yang Zhen SGH CDAY223" w:date="2025-12-12T14:52:00Z" w:initials="ZY">
    <w:p w14:paraId="208ADF86" w14:textId="77777777" w:rsidR="00562B37" w:rsidRDefault="00562B37" w:rsidP="00562B3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</w:t>
      </w:r>
      <w:r>
        <w:rPr>
          <w:rFonts w:hint="eastAsia"/>
        </w:rPr>
        <w:t xml:space="preserve"> </w:t>
      </w:r>
      <w:r>
        <w:rPr>
          <w:rFonts w:hint="eastAsia"/>
        </w:rPr>
        <w:t>等待确认路面识别信号是否可以提供</w:t>
      </w:r>
    </w:p>
  </w:comment>
  <w:comment w:id="186" w:author="邓淳" w:date="2025-11-13T17:11:00Z" w:initials="邓淳">
    <w:p w14:paraId="4513BA4B" w14:textId="3EB76457" w:rsidR="005F62E2" w:rsidRDefault="005F62E2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开关应该保持记忆，故障后恢复后需要手动打开？</w:t>
      </w:r>
    </w:p>
  </w:comment>
  <w:comment w:id="187" w:author="Yang Zhen SGH CDAY223" w:date="2025-12-05T14:40:00Z" w:initials="ZY">
    <w:p w14:paraId="6DEFEB2F" w14:textId="77777777" w:rsidR="00343D27" w:rsidRDefault="00343D27" w:rsidP="00343D2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这里写错了，故障恢复后，状态会从</w:t>
      </w:r>
      <w:r>
        <w:rPr>
          <w:lang w:val="en-US"/>
        </w:rPr>
        <w:t>F</w:t>
      </w:r>
      <w:r>
        <w:rPr>
          <w:rFonts w:hint="eastAsia"/>
        </w:rPr>
        <w:t xml:space="preserve">ailure </w:t>
      </w:r>
      <w:r>
        <w:rPr>
          <w:rFonts w:hint="eastAsia"/>
        </w:rPr>
        <w:t>重新切换到</w:t>
      </w:r>
      <w:r>
        <w:rPr>
          <w:rFonts w:hint="eastAsia"/>
        </w:rPr>
        <w:t>standby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无需手动打开。</w:t>
      </w:r>
    </w:p>
  </w:comment>
  <w:comment w:id="188" w:author="Yang Zhen SGH CDAY223" w:date="2025-12-12T14:53:00Z" w:initials="ZY">
    <w:p w14:paraId="7920064C" w14:textId="77777777" w:rsidR="002E647A" w:rsidRDefault="002E647A" w:rsidP="002E647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已澄清。</w:t>
      </w:r>
    </w:p>
  </w:comment>
  <w:comment w:id="221" w:author="Yang Zhen SGH CDAY223" w:date="2026-01-12T18:00:00Z" w:initials="ZY">
    <w:p w14:paraId="5617EC3E" w14:textId="77777777" w:rsidR="005A02CE" w:rsidRDefault="005A02CE" w:rsidP="005A02CE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是否需要降为</w:t>
      </w:r>
      <w:r>
        <w:rPr>
          <w:rFonts w:hint="eastAsia"/>
        </w:rPr>
        <w:t>0</w:t>
      </w:r>
      <w:r>
        <w:rPr>
          <w:rFonts w:hint="eastAsia"/>
        </w:rPr>
        <w:t>，需要和</w:t>
      </w:r>
      <w:r>
        <w:rPr>
          <w:rFonts w:hint="eastAsia"/>
        </w:rPr>
        <w:t>nicolas</w:t>
      </w:r>
      <w:r>
        <w:rPr>
          <w:rFonts w:hint="eastAsia"/>
        </w:rPr>
        <w:t>讨论一下。</w:t>
      </w:r>
    </w:p>
  </w:comment>
  <w:comment w:id="227" w:author="邓淳" w:date="2025-11-13T17:33:00Z" w:initials="邓淳">
    <w:p w14:paraId="54044E25" w14:textId="515B9464" w:rsidR="00B07DBB" w:rsidRDefault="00B07DBB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状态位变化后，制动立刻恢复驾驶员请求值？还需等待</w:t>
      </w:r>
      <w:r>
        <w:rPr>
          <w:rFonts w:hint="eastAsia"/>
        </w:rPr>
        <w:t>CST</w:t>
      </w:r>
      <w:r>
        <w:rPr>
          <w:rFonts w:hint="eastAsia"/>
        </w:rPr>
        <w:t>制动请求变</w:t>
      </w:r>
      <w:r>
        <w:rPr>
          <w:rFonts w:hint="eastAsia"/>
        </w:rPr>
        <w:t>0</w:t>
      </w:r>
      <w:r w:rsidR="006142A4">
        <w:t>?</w:t>
      </w:r>
    </w:p>
  </w:comment>
  <w:comment w:id="228" w:author="Yang Zhen SGH CDAY223" w:date="2025-12-05T14:48:00Z" w:initials="ZY">
    <w:p w14:paraId="02375E5C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需要和</w:t>
      </w:r>
      <w:r>
        <w:rPr>
          <w:rFonts w:hint="eastAsia"/>
        </w:rPr>
        <w:t xml:space="preserve">weiqiang </w:t>
      </w:r>
      <w:r>
        <w:rPr>
          <w:rFonts w:hint="eastAsia"/>
        </w:rPr>
        <w:t>确认。</w:t>
      </w:r>
    </w:p>
  </w:comment>
  <w:comment w:id="229" w:author="Yang Zhen SGH CDAY223" w:date="2025-12-12T13:55:00Z" w:initials="ZY">
    <w:p w14:paraId="7F381A2E" w14:textId="77777777" w:rsidR="004A35AA" w:rsidRDefault="004A35AA" w:rsidP="004A35AA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大原则：</w:t>
      </w:r>
      <w:r>
        <w:rPr>
          <w:rFonts w:hint="eastAsia"/>
        </w:rPr>
        <w:t xml:space="preserve"> </w:t>
      </w:r>
      <w:r>
        <w:rPr>
          <w:rFonts w:hint="eastAsia"/>
        </w:rPr>
        <w:t>谁接手谁负责平滑过渡。</w:t>
      </w:r>
    </w:p>
  </w:comment>
  <w:comment w:id="256" w:author="邓淳" w:date="2025-11-18T15:34:00Z" w:initials="邓淳">
    <w:p w14:paraId="21D27B41" w14:textId="3FABEA40" w:rsidR="00C46236" w:rsidRDefault="00C46236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作用？</w:t>
      </w:r>
    </w:p>
  </w:comment>
  <w:comment w:id="257" w:author="Yang Zhen SGH CDAY223" w:date="2025-12-05T14:49:00Z" w:initials="ZY">
    <w:p w14:paraId="227D82E3" w14:textId="77777777" w:rsidR="00C4431A" w:rsidRDefault="005171BD" w:rsidP="00C4431A">
      <w:pPr>
        <w:pStyle w:val="af5"/>
        <w:ind w:firstLineChars="0" w:firstLine="0"/>
      </w:pPr>
      <w:r>
        <w:rPr>
          <w:rStyle w:val="affff4"/>
        </w:rPr>
        <w:annotationRef/>
      </w:r>
      <w:r w:rsidR="00C4431A">
        <w:rPr>
          <w:rFonts w:hint="eastAsia"/>
        </w:rPr>
        <w:t>考虑预留，</w:t>
      </w:r>
      <w:r w:rsidR="00C4431A">
        <w:rPr>
          <w:rFonts w:hint="eastAsia"/>
        </w:rPr>
        <w:t xml:space="preserve"> </w:t>
      </w:r>
      <w:r w:rsidR="00C4431A">
        <w:rPr>
          <w:rFonts w:hint="eastAsia"/>
        </w:rPr>
        <w:t>是否差速锁激活条件下，退出</w:t>
      </w:r>
      <w:r w:rsidR="00C4431A">
        <w:t>CST</w:t>
      </w:r>
      <w:r w:rsidR="00C4431A">
        <w:rPr>
          <w:rFonts w:hint="eastAsia"/>
        </w:rPr>
        <w:t>功能</w:t>
      </w:r>
      <w:r w:rsidR="00C4431A">
        <w:rPr>
          <w:lang w:val="en-US"/>
        </w:rPr>
        <w:t xml:space="preserve">. </w:t>
      </w:r>
      <w:r w:rsidR="00C4431A">
        <w:rPr>
          <w:rFonts w:hint="eastAsia"/>
        </w:rPr>
        <w:t>如果差速锁对纵向控制没有太大影响，可以删除这个条件。</w:t>
      </w:r>
    </w:p>
  </w:comment>
  <w:comment w:id="258" w:author="Yang Zhen SGH CDAY223" w:date="2025-12-12T15:59:00Z" w:initials="ZY">
    <w:p w14:paraId="560338EC" w14:textId="77777777" w:rsidR="0060776D" w:rsidRDefault="0060776D" w:rsidP="0060776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结论：差速锁开启不会影响</w:t>
      </w:r>
      <w:r>
        <w:rPr>
          <w:lang w:val="en-US"/>
        </w:rPr>
        <w:t>CST</w:t>
      </w:r>
      <w:r>
        <w:rPr>
          <w:rFonts w:hint="eastAsia"/>
        </w:rPr>
        <w:t>功能，删除这个条件。</w:t>
      </w:r>
    </w:p>
  </w:comment>
  <w:comment w:id="561" w:author="邓淳" w:date="2025-12-01T08:36:00Z" w:initials="邓淳">
    <w:p w14:paraId="4A9A3C17" w14:textId="1061E02E" w:rsidR="008A4FAD" w:rsidRDefault="008A4FAD" w:rsidP="008A4FAD">
      <w:pPr>
        <w:pStyle w:val="af5"/>
        <w:ind w:firstLineChars="95" w:firstLine="199"/>
      </w:pPr>
      <w:r>
        <w:rPr>
          <w:rStyle w:val="affff4"/>
        </w:rPr>
        <w:annotationRef/>
      </w:r>
      <w:r w:rsidR="006142A4">
        <w:rPr>
          <w:rFonts w:hint="eastAsia"/>
        </w:rPr>
        <w:t>无回收抑制</w:t>
      </w:r>
      <w:r w:rsidR="006142A4">
        <w:rPr>
          <w:rFonts w:hint="eastAsia"/>
        </w:rPr>
        <w:t>CST</w:t>
      </w:r>
      <w:r w:rsidR="006142A4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562" w:author="Yang Zhen SGH CDAY223" w:date="2025-12-05T14:51:00Z" w:initials="ZY">
    <w:p w14:paraId="1C635D87" w14:textId="77777777" w:rsidR="005171BD" w:rsidRDefault="005171BD" w:rsidP="005171B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这个条件需要基于双方确认电液两种制动如何使用：</w:t>
      </w:r>
    </w:p>
    <w:p w14:paraId="2B07BF3D" w14:textId="77777777" w:rsidR="005171BD" w:rsidRDefault="005171BD" w:rsidP="005171BD">
      <w:pPr>
        <w:pStyle w:val="af5"/>
        <w:numPr>
          <w:ilvl w:val="0"/>
          <w:numId w:val="25"/>
        </w:numPr>
        <w:ind w:left="300" w:firstLineChars="0"/>
      </w:pPr>
      <w:r>
        <w:rPr>
          <w:rFonts w:hint="eastAsia"/>
        </w:rPr>
        <w:t>纯</w:t>
      </w:r>
      <w:r>
        <w:rPr>
          <w:lang w:val="en-US"/>
        </w:rPr>
        <w:t>R</w:t>
      </w:r>
      <w:r>
        <w:t>egen</w:t>
      </w:r>
    </w:p>
    <w:p w14:paraId="63404DAA" w14:textId="77777777" w:rsidR="005171BD" w:rsidRDefault="005171BD" w:rsidP="005171BD">
      <w:pPr>
        <w:pStyle w:val="af5"/>
        <w:numPr>
          <w:ilvl w:val="0"/>
          <w:numId w:val="25"/>
        </w:numPr>
        <w:ind w:firstLineChars="0"/>
      </w:pPr>
      <w:r>
        <w:rPr>
          <w:rFonts w:hint="eastAsia"/>
        </w:rPr>
        <w:t>纯制动</w:t>
      </w:r>
    </w:p>
    <w:p w14:paraId="19CF4849" w14:textId="77777777" w:rsidR="005171BD" w:rsidRDefault="005171BD" w:rsidP="005171BD">
      <w:pPr>
        <w:pStyle w:val="af5"/>
        <w:numPr>
          <w:ilvl w:val="0"/>
          <w:numId w:val="25"/>
        </w:numPr>
        <w:ind w:firstLineChars="0"/>
      </w:pPr>
      <w:r>
        <w:rPr>
          <w:rFonts w:hint="eastAsia"/>
        </w:rPr>
        <w:t>电液按比例分配</w:t>
      </w:r>
    </w:p>
  </w:comment>
  <w:comment w:id="568" w:author="邓淳" w:date="2025-11-20T16:49:00Z" w:initials="邓淳">
    <w:p w14:paraId="51D7F722" w14:textId="0706FE16" w:rsidR="0046727E" w:rsidRDefault="0046727E">
      <w:pPr>
        <w:pStyle w:val="af5"/>
        <w:ind w:firstLine="420"/>
      </w:pPr>
      <w:r>
        <w:rPr>
          <w:rStyle w:val="affff4"/>
        </w:rPr>
        <w:annotationRef/>
      </w:r>
      <w:r w:rsidR="00677C52">
        <w:rPr>
          <w:rFonts w:hint="eastAsia"/>
        </w:rPr>
        <w:t>无回收抑制</w:t>
      </w:r>
      <w:r w:rsidR="00677C52">
        <w:rPr>
          <w:rFonts w:hint="eastAsia"/>
        </w:rPr>
        <w:t>CST</w:t>
      </w:r>
      <w:r w:rsidR="00677C52">
        <w:rPr>
          <w:rFonts w:hint="eastAsia"/>
        </w:rPr>
        <w:t>？</w:t>
      </w:r>
      <w:r w:rsidR="00677C52">
        <w:rPr>
          <w:rFonts w:hint="eastAsia"/>
        </w:rPr>
        <w:t>or</w:t>
      </w:r>
      <w:r w:rsidR="00677C52">
        <w:t xml:space="preserve"> </w:t>
      </w:r>
      <w:r w:rsidR="00677C52">
        <w:rPr>
          <w:rFonts w:hint="eastAsia"/>
        </w:rPr>
        <w:t>回收受限全部液压调整？</w:t>
      </w:r>
    </w:p>
  </w:comment>
  <w:comment w:id="569" w:author="Yang Zhen SGH CDAY223" w:date="2025-12-05T17:26:00Z" w:initials="ZY">
    <w:p w14:paraId="704D717A" w14:textId="77777777" w:rsidR="003C038D" w:rsidRDefault="003C038D" w:rsidP="003C038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</w:t>
      </w:r>
    </w:p>
  </w:comment>
  <w:comment w:id="573" w:author="邓淳" w:date="2025-12-01T11:00:00Z" w:initials="邓淳">
    <w:p w14:paraId="37ADCF73" w14:textId="04EF8960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制动回收让车辆刹停？舒适停车本身是踩的不算重的</w:t>
      </w:r>
    </w:p>
  </w:comment>
  <w:comment w:id="574" w:author="Yang Zhen SGH CDAY223" w:date="2025-12-09T14:28:00Z" w:initials="ZY">
    <w:p w14:paraId="32D72C08" w14:textId="77777777" w:rsidR="00DB75DF" w:rsidRDefault="00DB75DF" w:rsidP="00DB75DF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这个条件需要删除</w:t>
      </w:r>
    </w:p>
  </w:comment>
  <w:comment w:id="576" w:author="邓淳" w:date="2025-12-01T11:04:00Z" w:initials="邓淳">
    <w:p w14:paraId="0AE9F925" w14:textId="5A17EC1C" w:rsidR="002E3AEA" w:rsidRDefault="002E3AEA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电机</w:t>
      </w:r>
      <w:r w:rsidR="00D619C2">
        <w:rPr>
          <w:rFonts w:hint="eastAsia"/>
        </w:rPr>
        <w:t>回收</w:t>
      </w:r>
      <w:r>
        <w:rPr>
          <w:rFonts w:hint="eastAsia"/>
        </w:rPr>
        <w:t>能力限制</w:t>
      </w:r>
      <w:r>
        <w:rPr>
          <w:rFonts w:hint="eastAsia"/>
        </w:rPr>
        <w:t>CST</w:t>
      </w:r>
      <w:r>
        <w:rPr>
          <w:rFonts w:hint="eastAsia"/>
        </w:rPr>
        <w:t>激活？</w:t>
      </w:r>
    </w:p>
  </w:comment>
  <w:comment w:id="577" w:author="Yang Zhen SGH CDAY223" w:date="2025-12-09T14:31:00Z" w:initials="ZY">
    <w:p w14:paraId="5102EA18" w14:textId="77777777" w:rsidR="005E7229" w:rsidRDefault="005E7229" w:rsidP="005E722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取决于，双方确认：电液两种制动如何使用：</w:t>
      </w:r>
    </w:p>
  </w:comment>
  <w:comment w:id="579" w:author="邓淳" w:date="2025-12-01T11:10:00Z" w:initials="邓淳">
    <w:p w14:paraId="629612F7" w14:textId="06285FA3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电回收</w:t>
      </w:r>
    </w:p>
  </w:comment>
  <w:comment w:id="584" w:author="邓淳" w:date="2025-12-01T11:12:00Z" w:initials="邓淳">
    <w:p w14:paraId="69D1A953" w14:textId="0509D5E6" w:rsidR="00945B57" w:rsidRDefault="00945B57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制动系统判断逻辑？</w:t>
      </w:r>
    </w:p>
  </w:comment>
  <w:comment w:id="585" w:author="Yang Zhen SGH CDAY223" w:date="2025-12-09T14:40:00Z" w:initials="ZY">
    <w:p w14:paraId="1AC31FF4" w14:textId="77777777" w:rsidR="00DC2D16" w:rsidRDefault="001B6F57" w:rsidP="00DC2D16">
      <w:pPr>
        <w:pStyle w:val="af5"/>
        <w:ind w:firstLineChars="0" w:firstLine="0"/>
      </w:pPr>
      <w:r>
        <w:rPr>
          <w:rStyle w:val="affff4"/>
        </w:rPr>
        <w:annotationRef/>
      </w:r>
      <w:r w:rsidR="00DC2D16">
        <w:rPr>
          <w:rFonts w:hint="eastAsia"/>
        </w:rPr>
        <w:t>考虑传统制动可能会出现</w:t>
      </w:r>
      <w:r w:rsidR="00DC2D16">
        <w:rPr>
          <w:lang w:val="en-US"/>
        </w:rPr>
        <w:t>B</w:t>
      </w:r>
      <w:r w:rsidR="00DC2D16">
        <w:rPr>
          <w:rFonts w:hint="eastAsia"/>
        </w:rPr>
        <w:t>oost</w:t>
      </w:r>
      <w:r w:rsidR="00DC2D16">
        <w:rPr>
          <w:rFonts w:hint="eastAsia"/>
        </w:rPr>
        <w:t>建压不足的情况，所以写在这里确认一下如何避免。纯电制动可忽略。</w:t>
      </w:r>
    </w:p>
  </w:comment>
  <w:comment w:id="586" w:author="Yang Zhen SGH CDAY223" w:date="2025-12-12T15:54:00Z" w:initials="ZY">
    <w:p w14:paraId="2533A4D3" w14:textId="77777777" w:rsidR="00D10161" w:rsidRDefault="00D10161" w:rsidP="00D10161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结论：先删除</w:t>
      </w:r>
    </w:p>
  </w:comment>
  <w:comment w:id="595" w:author="邓淳" w:date="2025-12-05T10:16:00Z" w:initials="邓淳">
    <w:p w14:paraId="64C7B5A2" w14:textId="7BBE0F49" w:rsidR="004F5948" w:rsidRDefault="004F5948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激活过程时间短，是否还需要去进行电液分配？整个调节链路和控制策略会不会过于复杂化，相比于续航上的收益是否值得？</w:t>
      </w:r>
    </w:p>
  </w:comment>
  <w:comment w:id="596" w:author="Yang Zhen SGH CDAY223" w:date="2025-12-09T14:43:00Z" w:initials="ZY">
    <w:p w14:paraId="3AF536C0" w14:textId="77777777" w:rsidR="00C91304" w:rsidRDefault="00C91304" w:rsidP="00C91304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同上，双方需要首先确认，</w:t>
      </w:r>
      <w:r>
        <w:rPr>
          <w:lang w:val="en-US"/>
        </w:rPr>
        <w:t>CST</w:t>
      </w:r>
      <w:r>
        <w:rPr>
          <w:rFonts w:hint="eastAsia"/>
        </w:rPr>
        <w:t>功能使用电液制动（分配）的可行性。</w:t>
      </w:r>
      <w:r>
        <w:rPr>
          <w:rFonts w:hint="eastAsia"/>
        </w:rPr>
        <w:t xml:space="preserve"> </w:t>
      </w:r>
      <w:r>
        <w:rPr>
          <w:rFonts w:hint="eastAsia"/>
        </w:rPr>
        <w:t>处于鲁棒性考虑，推荐只使用一种（液压制动</w:t>
      </w:r>
      <w:r>
        <w:rPr>
          <w:rFonts w:hint="eastAsia"/>
        </w:rPr>
        <w:t>/</w:t>
      </w:r>
      <w:r>
        <w:rPr>
          <w:rFonts w:hint="eastAsia"/>
        </w:rPr>
        <w:t>电制动）</w:t>
      </w:r>
    </w:p>
  </w:comment>
  <w:comment w:id="621" w:author="邓淳" w:date="2025-12-05T09:09:00Z" w:initials="邓淳">
    <w:p w14:paraId="08D0C9B1" w14:textId="50228E95" w:rsidR="00837FCF" w:rsidRDefault="00837FCF" w:rsidP="00837FCF">
      <w:pPr>
        <w:pStyle w:val="af5"/>
        <w:ind w:firstLineChars="95" w:firstLine="199"/>
      </w:pPr>
      <w:r>
        <w:rPr>
          <w:rStyle w:val="affff4"/>
        </w:rPr>
        <w:annotationRef/>
      </w:r>
      <w:r>
        <w:rPr>
          <w:rFonts w:hint="eastAsia"/>
        </w:rPr>
        <w:t>delta</w:t>
      </w:r>
      <w:r>
        <w:rPr>
          <w:rFonts w:hint="eastAsia"/>
        </w:rPr>
        <w:t>值基于制动残余制动力，制动残余制动力</w:t>
      </w:r>
      <w:r w:rsidR="002804DD">
        <w:rPr>
          <w:rFonts w:hint="eastAsia"/>
        </w:rPr>
        <w:t>会降为零，相当于</w:t>
      </w:r>
      <w:r w:rsidR="002804DD">
        <w:rPr>
          <w:rFonts w:hint="eastAsia"/>
        </w:rPr>
        <w:t>delta</w:t>
      </w:r>
      <w:r w:rsidR="002804DD">
        <w:rPr>
          <w:rFonts w:hint="eastAsia"/>
        </w:rPr>
        <w:t>值会受</w:t>
      </w:r>
      <w:r w:rsidR="002804DD">
        <w:rPr>
          <w:rFonts w:hint="eastAsia"/>
        </w:rPr>
        <w:t>CST</w:t>
      </w:r>
      <w:r w:rsidR="002804DD">
        <w:rPr>
          <w:rFonts w:hint="eastAsia"/>
        </w:rPr>
        <w:t>目标压力</w:t>
      </w:r>
      <w:r w:rsidR="00B4446B">
        <w:rPr>
          <w:rFonts w:hint="eastAsia"/>
        </w:rPr>
        <w:t>值</w:t>
      </w:r>
      <w:r w:rsidR="002804DD">
        <w:rPr>
          <w:rFonts w:hint="eastAsia"/>
        </w:rPr>
        <w:t>和逐渐减小的制动残余制动力同时影响？</w:t>
      </w:r>
    </w:p>
  </w:comment>
  <w:comment w:id="622" w:author="Yang Zhen SGH CDAY223" w:date="2025-12-09T14:47:00Z" w:initials="ZY">
    <w:p w14:paraId="337562CA" w14:textId="77777777" w:rsidR="005174B9" w:rsidRDefault="005174B9" w:rsidP="005174B9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理论如此，在</w:t>
      </w:r>
      <w:r>
        <w:rPr>
          <w:lang w:val="en-US"/>
        </w:rPr>
        <w:t>EHBi</w:t>
      </w:r>
      <w:r>
        <w:rPr>
          <w:rFonts w:hint="eastAsia"/>
        </w:rPr>
        <w:t>液压制动退出时，</w:t>
      </w:r>
      <w:r>
        <w:rPr>
          <w:lang w:val="en-US"/>
        </w:rPr>
        <w:t>VMC CST</w:t>
      </w:r>
      <w:r>
        <w:rPr>
          <w:rFonts w:hint="eastAsia"/>
        </w:rPr>
        <w:t>功能需要保证车辆减速度平滑过渡。</w:t>
      </w:r>
    </w:p>
  </w:comment>
  <w:comment w:id="623" w:author="Yang Zhen SGH CDAY223" w:date="2025-12-12T14:31:00Z" w:initials="ZY">
    <w:p w14:paraId="561FCF1E" w14:textId="77777777" w:rsidR="00E04F77" w:rsidRDefault="00E04F77" w:rsidP="00E04F77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先判断制动方式：</w:t>
      </w:r>
      <w:r>
        <w:rPr>
          <w:rFonts w:hint="eastAsia"/>
        </w:rPr>
        <w:t xml:space="preserve"> </w:t>
      </w:r>
      <w:r>
        <w:rPr>
          <w:rFonts w:hint="eastAsia"/>
        </w:rPr>
        <w:t>优先执行纯</w:t>
      </w:r>
      <w:r>
        <w:rPr>
          <w:rFonts w:hint="eastAsia"/>
        </w:rPr>
        <w:t>regen</w:t>
      </w:r>
      <w:r>
        <w:rPr>
          <w:rFonts w:hint="eastAsia"/>
        </w:rPr>
        <w:t>控制，当能力不足时，</w:t>
      </w:r>
      <w:r>
        <w:rPr>
          <w:rFonts w:hint="eastAsia"/>
        </w:rPr>
        <w:t xml:space="preserve"> </w:t>
      </w:r>
      <w:r>
        <w:rPr>
          <w:rFonts w:hint="eastAsia"/>
        </w:rPr>
        <w:t>需要切换到纯液压。</w:t>
      </w:r>
    </w:p>
  </w:comment>
  <w:comment w:id="624" w:author="Yang Zhen SGH CDAY223" w:date="2025-12-12T14:32:00Z" w:initials="ZY">
    <w:p w14:paraId="427C328C" w14:textId="77777777" w:rsidR="00356AFD" w:rsidRDefault="00356AFD" w:rsidP="00356AFD">
      <w:pPr>
        <w:pStyle w:val="af5"/>
        <w:ind w:firstLineChars="0" w:firstLine="0"/>
      </w:pPr>
      <w:r>
        <w:rPr>
          <w:rStyle w:val="affff4"/>
        </w:rPr>
        <w:annotationRef/>
      </w:r>
      <w:r>
        <w:rPr>
          <w:rFonts w:hint="eastAsia"/>
        </w:rPr>
        <w:t>内部讨论：</w:t>
      </w:r>
      <w:r>
        <w:rPr>
          <w:rFonts w:hint="eastAsia"/>
        </w:rPr>
        <w:t xml:space="preserve"> </w:t>
      </w:r>
      <w:r>
        <w:rPr>
          <w:rFonts w:hint="eastAsia"/>
        </w:rPr>
        <w:t>是否有必要需要制动先泄压到</w:t>
      </w:r>
      <w:r>
        <w:rPr>
          <w:rFonts w:hint="eastAsia"/>
        </w:rPr>
        <w:t>0</w:t>
      </w:r>
      <w:r>
        <w:rPr>
          <w:rFonts w:hint="eastAsia"/>
        </w:rPr>
        <w:t>，再由</w:t>
      </w:r>
      <w:r>
        <w:rPr>
          <w:lang w:val="en-US"/>
        </w:rPr>
        <w:t>VMC</w:t>
      </w:r>
      <w:r>
        <w:rPr>
          <w:rFonts w:hint="eastAsia"/>
        </w:rPr>
        <w:t>控制。</w:t>
      </w:r>
    </w:p>
  </w:comment>
  <w:comment w:id="639" w:author="邓淳" w:date="2025-12-05T09:18:00Z" w:initials="邓淳">
    <w:p w14:paraId="5C1CC725" w14:textId="13414683" w:rsidR="002804DD" w:rsidRDefault="002804DD">
      <w:pPr>
        <w:pStyle w:val="af5"/>
        <w:ind w:firstLine="420"/>
      </w:pPr>
      <w:r>
        <w:rPr>
          <w:rStyle w:val="affff4"/>
        </w:rPr>
        <w:annotationRef/>
      </w:r>
      <w:r>
        <w:rPr>
          <w:rFonts w:hint="eastAsia"/>
        </w:rPr>
        <w:t>CST</w:t>
      </w:r>
      <w:r>
        <w:rPr>
          <w:rFonts w:hint="eastAsia"/>
        </w:rPr>
        <w:t>处于某些原因退出时，</w:t>
      </w:r>
      <w:r>
        <w:rPr>
          <w:rFonts w:hint="eastAsia"/>
        </w:rPr>
        <w:t>CST</w:t>
      </w:r>
      <w:r>
        <w:t xml:space="preserve"> </w:t>
      </w:r>
      <w:r>
        <w:rPr>
          <w:rFonts w:hint="eastAsia"/>
        </w:rPr>
        <w:t>Status</w:t>
      </w:r>
      <w:r>
        <w:rPr>
          <w:rFonts w:hint="eastAsia"/>
        </w:rPr>
        <w:t>会立刻退出</w:t>
      </w:r>
      <w:r>
        <w:rPr>
          <w:rFonts w:hint="eastAsia"/>
        </w:rPr>
        <w:t>Active</w:t>
      </w:r>
      <w:r>
        <w:rPr>
          <w:rFonts w:hint="eastAsia"/>
        </w:rPr>
        <w:t>吗</w:t>
      </w:r>
      <w:r w:rsidR="00B4446B">
        <w:rPr>
          <w:rFonts w:hint="eastAsia"/>
        </w:rPr>
        <w:t>？</w:t>
      </w:r>
    </w:p>
  </w:comment>
  <w:comment w:id="640" w:author="Yang Zhen SGH CDAY223" w:date="2025-12-09T14:50:00Z" w:initials="ZY">
    <w:p w14:paraId="3DD109E8" w14:textId="77777777" w:rsidR="001967C0" w:rsidRDefault="0093772D" w:rsidP="001967C0">
      <w:pPr>
        <w:pStyle w:val="af5"/>
        <w:ind w:firstLineChars="0" w:firstLine="0"/>
      </w:pPr>
      <w:r>
        <w:rPr>
          <w:rStyle w:val="affff4"/>
        </w:rPr>
        <w:annotationRef/>
      </w:r>
      <w:r w:rsidR="001967C0">
        <w:rPr>
          <w:rFonts w:hint="eastAsia"/>
        </w:rPr>
        <w:t>停车过程中，</w:t>
      </w:r>
      <w:r w:rsidR="001967C0">
        <w:rPr>
          <w:lang w:val="en-US"/>
        </w:rPr>
        <w:t xml:space="preserve">CST </w:t>
      </w:r>
      <w:r w:rsidR="001967C0">
        <w:rPr>
          <w:rFonts w:hint="eastAsia"/>
        </w:rPr>
        <w:t>功能不会退出。</w:t>
      </w:r>
      <w:r w:rsidR="001967C0">
        <w:rPr>
          <w:rFonts w:hint="eastAsia"/>
        </w:rPr>
        <w:t xml:space="preserve"> </w:t>
      </w:r>
      <w:r w:rsidR="001967C0">
        <w:rPr>
          <w:rFonts w:hint="eastAsia"/>
        </w:rPr>
        <w:t>但是因为故障等特殊情况，</w:t>
      </w:r>
      <w:r w:rsidR="001967C0">
        <w:rPr>
          <w:lang w:val="en-US"/>
        </w:rPr>
        <w:t>CST</w:t>
      </w:r>
      <w:r w:rsidR="001967C0">
        <w:rPr>
          <w:rFonts w:hint="eastAsia"/>
        </w:rPr>
        <w:t>会立刻退出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E90712" w15:done="0"/>
  <w15:commentEx w15:paraId="64663362" w15:paraIdParent="02E90712" w15:done="0"/>
  <w15:commentEx w15:paraId="208ADF86" w15:paraIdParent="02E90712" w15:done="0"/>
  <w15:commentEx w15:paraId="4513BA4B" w15:done="0"/>
  <w15:commentEx w15:paraId="6DEFEB2F" w15:paraIdParent="4513BA4B" w15:done="0"/>
  <w15:commentEx w15:paraId="7920064C" w15:paraIdParent="4513BA4B" w15:done="0"/>
  <w15:commentEx w15:paraId="5617EC3E" w15:done="0"/>
  <w15:commentEx w15:paraId="54044E25" w15:done="0"/>
  <w15:commentEx w15:paraId="02375E5C" w15:paraIdParent="54044E25" w15:done="0"/>
  <w15:commentEx w15:paraId="7F381A2E" w15:paraIdParent="54044E25" w15:done="0"/>
  <w15:commentEx w15:paraId="21D27B41" w15:done="0"/>
  <w15:commentEx w15:paraId="227D82E3" w15:paraIdParent="21D27B41" w15:done="0"/>
  <w15:commentEx w15:paraId="560338EC" w15:paraIdParent="21D27B41" w15:done="0"/>
  <w15:commentEx w15:paraId="4A9A3C17" w15:done="0"/>
  <w15:commentEx w15:paraId="19CF4849" w15:paraIdParent="4A9A3C17" w15:done="0"/>
  <w15:commentEx w15:paraId="51D7F722" w15:done="0"/>
  <w15:commentEx w15:paraId="704D717A" w15:paraIdParent="51D7F722" w15:done="0"/>
  <w15:commentEx w15:paraId="37ADCF73" w15:done="0"/>
  <w15:commentEx w15:paraId="32D72C08" w15:paraIdParent="37ADCF73" w15:done="0"/>
  <w15:commentEx w15:paraId="0AE9F925" w15:done="0"/>
  <w15:commentEx w15:paraId="5102EA18" w15:paraIdParent="0AE9F925" w15:done="0"/>
  <w15:commentEx w15:paraId="629612F7" w15:done="0"/>
  <w15:commentEx w15:paraId="69D1A953" w15:done="0"/>
  <w15:commentEx w15:paraId="1AC31FF4" w15:paraIdParent="69D1A953" w15:done="0"/>
  <w15:commentEx w15:paraId="2533A4D3" w15:paraIdParent="69D1A953" w15:done="0"/>
  <w15:commentEx w15:paraId="64C7B5A2" w15:done="0"/>
  <w15:commentEx w15:paraId="3AF536C0" w15:paraIdParent="64C7B5A2" w15:done="0"/>
  <w15:commentEx w15:paraId="08D0C9B1" w15:done="0"/>
  <w15:commentEx w15:paraId="337562CA" w15:paraIdParent="08D0C9B1" w15:done="0"/>
  <w15:commentEx w15:paraId="561FCF1E" w15:paraIdParent="08D0C9B1" w15:done="0"/>
  <w15:commentEx w15:paraId="427C328C" w15:paraIdParent="08D0C9B1" w15:done="0"/>
  <w15:commentEx w15:paraId="5C1CC725" w15:done="0"/>
  <w15:commentEx w15:paraId="3DD109E8" w15:paraIdParent="5C1CC7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08F3E" w16cex:dateUtc="2025-11-13T09:09:00Z"/>
  <w16cex:commentExtensible w16cex:durableId="46B81F89" w16cex:dateUtc="2025-12-05T06:33:00Z"/>
  <w16cex:commentExtensible w16cex:durableId="1D037F29" w16cex:dateUtc="2025-12-12T06:52:00Z"/>
  <w16cex:commentExtensible w16cex:durableId="2CC08FAC" w16cex:dateUtc="2025-11-13T09:11:00Z"/>
  <w16cex:commentExtensible w16cex:durableId="7623EA62" w16cex:dateUtc="2025-12-05T06:40:00Z"/>
  <w16cex:commentExtensible w16cex:durableId="313099B4" w16cex:dateUtc="2025-12-12T06:53:00Z"/>
  <w16cex:commentExtensible w16cex:durableId="78AF720E" w16cex:dateUtc="2026-01-12T10:00:00Z"/>
  <w16cex:commentExtensible w16cex:durableId="2CC094E5" w16cex:dateUtc="2025-11-13T09:33:00Z"/>
  <w16cex:commentExtensible w16cex:durableId="3D5D4AD2" w16cex:dateUtc="2025-12-05T06:48:00Z"/>
  <w16cex:commentExtensible w16cex:durableId="677140BD" w16cex:dateUtc="2025-12-12T05:55:00Z"/>
  <w16cex:commentExtensible w16cex:durableId="2CC71081" w16cex:dateUtc="2025-11-18T07:34:00Z"/>
  <w16cex:commentExtensible w16cex:durableId="13E6F2C8" w16cex:dateUtc="2025-12-05T06:49:00Z"/>
  <w16cex:commentExtensible w16cex:durableId="4047AEAB" w16cex:dateUtc="2025-12-12T07:59:00Z"/>
  <w16cex:commentExtensible w16cex:durableId="2CD7D212" w16cex:dateUtc="2025-12-01T00:36:00Z"/>
  <w16cex:commentExtensible w16cex:durableId="1BF1C9F7" w16cex:dateUtc="2025-12-05T06:51:00Z"/>
  <w16cex:commentExtensible w16cex:durableId="2CC9C50E" w16cex:dateUtc="2025-11-20T08:49:00Z"/>
  <w16cex:commentExtensible w16cex:durableId="32B84D68" w16cex:dateUtc="2025-12-05T09:26:00Z"/>
  <w16cex:commentExtensible w16cex:durableId="2CD7F3B3" w16cex:dateUtc="2025-12-01T03:00:00Z"/>
  <w16cex:commentExtensible w16cex:durableId="40FE5D27" w16cex:dateUtc="2025-12-09T06:28:00Z"/>
  <w16cex:commentExtensible w16cex:durableId="2CD7F4CC" w16cex:dateUtc="2025-12-01T03:04:00Z"/>
  <w16cex:commentExtensible w16cex:durableId="4D47961A" w16cex:dateUtc="2025-12-09T06:31:00Z"/>
  <w16cex:commentExtensible w16cex:durableId="2CD7F62B" w16cex:dateUtc="2025-12-01T03:10:00Z"/>
  <w16cex:commentExtensible w16cex:durableId="2CD7F6AB" w16cex:dateUtc="2025-12-01T03:12:00Z"/>
  <w16cex:commentExtensible w16cex:durableId="2F0769D7" w16cex:dateUtc="2025-12-09T06:40:00Z"/>
  <w16cex:commentExtensible w16cex:durableId="76C0D744" w16cex:dateUtc="2025-12-12T07:54:00Z"/>
  <w16cex:commentExtensible w16cex:durableId="2CDD2F71" w16cex:dateUtc="2025-12-05T02:16:00Z"/>
  <w16cex:commentExtensible w16cex:durableId="6B4568C7" w16cex:dateUtc="2025-12-09T06:43:00Z"/>
  <w16cex:commentExtensible w16cex:durableId="2CDD1FC6" w16cex:dateUtc="2025-12-05T01:09:00Z"/>
  <w16cex:commentExtensible w16cex:durableId="67916016" w16cex:dateUtc="2025-12-09T06:47:00Z"/>
  <w16cex:commentExtensible w16cex:durableId="147DC08E" w16cex:dateUtc="2025-12-12T06:31:00Z"/>
  <w16cex:commentExtensible w16cex:durableId="369567D7" w16cex:dateUtc="2025-12-12T06:32:00Z"/>
  <w16cex:commentExtensible w16cex:durableId="2CDD21FF" w16cex:dateUtc="2025-12-05T01:18:00Z"/>
  <w16cex:commentExtensible w16cex:durableId="7162C688" w16cex:dateUtc="2025-12-09T0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E90712" w16cid:durableId="2CC08F3E"/>
  <w16cid:commentId w16cid:paraId="64663362" w16cid:durableId="46B81F89"/>
  <w16cid:commentId w16cid:paraId="208ADF86" w16cid:durableId="1D037F29"/>
  <w16cid:commentId w16cid:paraId="4513BA4B" w16cid:durableId="2CC08FAC"/>
  <w16cid:commentId w16cid:paraId="6DEFEB2F" w16cid:durableId="7623EA62"/>
  <w16cid:commentId w16cid:paraId="7920064C" w16cid:durableId="313099B4"/>
  <w16cid:commentId w16cid:paraId="5617EC3E" w16cid:durableId="78AF720E"/>
  <w16cid:commentId w16cid:paraId="54044E25" w16cid:durableId="2CC094E5"/>
  <w16cid:commentId w16cid:paraId="02375E5C" w16cid:durableId="3D5D4AD2"/>
  <w16cid:commentId w16cid:paraId="7F381A2E" w16cid:durableId="677140BD"/>
  <w16cid:commentId w16cid:paraId="21D27B41" w16cid:durableId="2CC71081"/>
  <w16cid:commentId w16cid:paraId="227D82E3" w16cid:durableId="13E6F2C8"/>
  <w16cid:commentId w16cid:paraId="560338EC" w16cid:durableId="4047AEAB"/>
  <w16cid:commentId w16cid:paraId="4A9A3C17" w16cid:durableId="2CD7D212"/>
  <w16cid:commentId w16cid:paraId="19CF4849" w16cid:durableId="1BF1C9F7"/>
  <w16cid:commentId w16cid:paraId="51D7F722" w16cid:durableId="2CC9C50E"/>
  <w16cid:commentId w16cid:paraId="704D717A" w16cid:durableId="32B84D68"/>
  <w16cid:commentId w16cid:paraId="37ADCF73" w16cid:durableId="2CD7F3B3"/>
  <w16cid:commentId w16cid:paraId="32D72C08" w16cid:durableId="40FE5D27"/>
  <w16cid:commentId w16cid:paraId="0AE9F925" w16cid:durableId="2CD7F4CC"/>
  <w16cid:commentId w16cid:paraId="5102EA18" w16cid:durableId="4D47961A"/>
  <w16cid:commentId w16cid:paraId="629612F7" w16cid:durableId="2CD7F62B"/>
  <w16cid:commentId w16cid:paraId="69D1A953" w16cid:durableId="2CD7F6AB"/>
  <w16cid:commentId w16cid:paraId="1AC31FF4" w16cid:durableId="2F0769D7"/>
  <w16cid:commentId w16cid:paraId="2533A4D3" w16cid:durableId="76C0D744"/>
  <w16cid:commentId w16cid:paraId="64C7B5A2" w16cid:durableId="2CDD2F71"/>
  <w16cid:commentId w16cid:paraId="3AF536C0" w16cid:durableId="6B4568C7"/>
  <w16cid:commentId w16cid:paraId="08D0C9B1" w16cid:durableId="2CDD1FC6"/>
  <w16cid:commentId w16cid:paraId="337562CA" w16cid:durableId="67916016"/>
  <w16cid:commentId w16cid:paraId="561FCF1E" w16cid:durableId="147DC08E"/>
  <w16cid:commentId w16cid:paraId="427C328C" w16cid:durableId="369567D7"/>
  <w16cid:commentId w16cid:paraId="5C1CC725" w16cid:durableId="2CDD21FF"/>
  <w16cid:commentId w16cid:paraId="3DD109E8" w16cid:durableId="7162C6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B15A" w14:textId="77777777" w:rsidR="00E23363" w:rsidRDefault="00E23363">
      <w:pPr>
        <w:ind w:firstLine="420"/>
      </w:pPr>
      <w:r>
        <w:separator/>
      </w:r>
    </w:p>
  </w:endnote>
  <w:endnote w:type="continuationSeparator" w:id="0">
    <w:p w14:paraId="7420DBF7" w14:textId="77777777" w:rsidR="00E23363" w:rsidRDefault="00E23363">
      <w:pPr>
        <w:ind w:firstLine="420"/>
      </w:pPr>
      <w:r>
        <w:continuationSeparator/>
      </w:r>
    </w:p>
  </w:endnote>
  <w:endnote w:type="continuationNotice" w:id="1">
    <w:p w14:paraId="3BB07EF0" w14:textId="77777777" w:rsidR="00E23363" w:rsidRDefault="00E23363">
      <w:pPr>
        <w:ind w:firstLine="42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_GB2312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D02CA" w14:textId="77777777" w:rsidR="009E3A7B" w:rsidRDefault="009E3A7B">
    <w:pPr>
      <w:pStyle w:val="aff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197C8" w14:textId="77777777" w:rsidR="009E3A7B" w:rsidRDefault="00FF6374">
    <w:pPr>
      <w:pStyle w:val="aff9"/>
      <w:pBdr>
        <w:top w:val="single" w:sz="6" w:space="1" w:color="auto"/>
      </w:pBdr>
      <w:tabs>
        <w:tab w:val="clear" w:pos="4153"/>
        <w:tab w:val="clear" w:pos="8306"/>
        <w:tab w:val="right" w:pos="9638"/>
      </w:tabs>
      <w:wordWrap w:val="0"/>
      <w:ind w:rightChars="219" w:right="460" w:firstLine="360"/>
    </w:pPr>
    <w:r>
      <w:rPr>
        <w:rFonts w:hint="eastAsia"/>
      </w:rPr>
      <w:t>上汽通用五菱汽车股份有限公司</w:t>
    </w:r>
    <w:r>
      <w:tab/>
      <w:t xml:space="preserve">   </w:t>
    </w:r>
    <w:r>
      <w:rPr>
        <w:rFonts w:hint="eastAsia"/>
      </w:rPr>
      <w:t xml:space="preserve">                             </w:t>
    </w:r>
    <w:r>
      <w:t xml:space="preserve">                        </w:t>
    </w:r>
    <w:r>
      <w:rPr>
        <w:rFonts w:hint="eastAsia"/>
      </w:rPr>
      <w:t xml:space="preserve">          </w:t>
    </w:r>
  </w:p>
  <w:p w14:paraId="5A48936B" w14:textId="77777777" w:rsidR="009E3A7B" w:rsidRDefault="00FF6374">
    <w:pPr>
      <w:pStyle w:val="aff9"/>
      <w:ind w:firstLineChars="211" w:firstLine="380"/>
      <w:rPr>
        <w:lang w:val="en-US"/>
      </w:rPr>
    </w:pPr>
    <w:r>
      <w:rPr>
        <w:lang w:val="en-US"/>
      </w:rPr>
      <w:t xml:space="preserve">SAIC GM Wuling </w:t>
    </w:r>
    <w:proofErr w:type="spellStart"/>
    <w:r>
      <w:rPr>
        <w:lang w:val="en-US"/>
      </w:rPr>
      <w:t>Automobil</w:t>
    </w:r>
    <w:proofErr w:type="spellEnd"/>
    <w:r>
      <w:rPr>
        <w:lang w:val="en-US"/>
      </w:rPr>
      <w:t xml:space="preserve"> </w:t>
    </w:r>
    <w:proofErr w:type="spellStart"/>
    <w:proofErr w:type="gramStart"/>
    <w:r>
      <w:rPr>
        <w:lang w:val="en-US"/>
      </w:rPr>
      <w:t>Co.,ltd</w:t>
    </w:r>
    <w:proofErr w:type="spellEnd"/>
    <w:proofErr w:type="gramEnd"/>
  </w:p>
  <w:p w14:paraId="2D4C5FD1" w14:textId="77777777" w:rsidR="009E3A7B" w:rsidRDefault="009E3A7B">
    <w:pPr>
      <w:pStyle w:val="aff9"/>
      <w:ind w:firstLine="360"/>
      <w:jc w:val="right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94DE8" w14:textId="77777777" w:rsidR="009E3A7B" w:rsidRDefault="009E3A7B">
    <w:pPr>
      <w:pStyle w:val="aff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39AE4" w14:textId="77777777" w:rsidR="00E23363" w:rsidRDefault="00E23363">
      <w:pPr>
        <w:ind w:firstLine="420"/>
      </w:pPr>
      <w:r>
        <w:separator/>
      </w:r>
    </w:p>
  </w:footnote>
  <w:footnote w:type="continuationSeparator" w:id="0">
    <w:p w14:paraId="0609A332" w14:textId="77777777" w:rsidR="00E23363" w:rsidRDefault="00E23363">
      <w:pPr>
        <w:ind w:firstLine="420"/>
      </w:pPr>
      <w:r>
        <w:continuationSeparator/>
      </w:r>
    </w:p>
  </w:footnote>
  <w:footnote w:type="continuationNotice" w:id="1">
    <w:p w14:paraId="693EA686" w14:textId="77777777" w:rsidR="00E23363" w:rsidRDefault="00E23363">
      <w:pPr>
        <w:ind w:firstLine="42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D084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071995" wp14:editId="216D5D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724011761" name="Text Box 2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A8F3E6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719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ZF Confidential" style="position:absolute;left:0;text-align:left;margin-left:49.65pt;margin-top:0;width:100.8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" filled="f" stroked="f">
              <v:textbox style="mso-fit-shape-to-text:t" inset="0,15pt,20pt,0">
                <w:txbxContent>
                  <w:p w14:paraId="10A8F3E6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261B">
      <w:pict w14:anchorId="3CA188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4" o:spid="_x0000_s3074" type="#_x0000_t75" style="position:absolute;left:0;text-align:left;margin-left:0;margin-top:0;width:481.7pt;height:178.95pt;z-index:-251658236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063C" w14:textId="77777777" w:rsidR="009E3A7B" w:rsidRDefault="00FF6374">
    <w:pPr>
      <w:pStyle w:val="Table"/>
      <w:rPr>
        <w:lang w:val="en-US"/>
      </w:rPr>
    </w:pPr>
    <w:r>
      <w:rPr>
        <w:rFonts w:hint="eastAsia"/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9D0893" wp14:editId="525EDF32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1249695170" name="Text Box 3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ED7CF7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D08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ZF Confidential" style="position:absolute;left:0;text-align:left;margin-left:49.65pt;margin-top:0;width:100.8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" filled="f" stroked="f">
              <v:textbox style="mso-fit-shape-to-text:t" inset="0,15pt,20pt,0">
                <w:txbxContent>
                  <w:p w14:paraId="5BED7CF7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lang w:val="en-US"/>
      </w:rPr>
      <w:t>C3</w:t>
    </w:r>
  </w:p>
  <w:tbl>
    <w:tblPr>
      <w:tblW w:w="9540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500"/>
      <w:gridCol w:w="2880"/>
    </w:tblGrid>
    <w:tr w:rsidR="009E3A7B" w14:paraId="4A9F464B" w14:textId="77777777">
      <w:trPr>
        <w:cantSplit/>
        <w:trHeight w:val="573"/>
        <w:tblHeader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  <w:vAlign w:val="center"/>
        </w:tcPr>
        <w:p w14:paraId="40DFE8AC" w14:textId="77777777" w:rsidR="009E3A7B" w:rsidRDefault="00FF6374">
          <w:pPr>
            <w:pStyle w:val="Table"/>
            <w:rPr>
              <w:kern w:val="2"/>
              <w:szCs w:val="22"/>
              <w:lang w:val="en-US"/>
            </w:rPr>
          </w:pPr>
          <w:r>
            <w:rPr>
              <w:noProof/>
              <w:position w:val="-30"/>
            </w:rPr>
            <w:drawing>
              <wp:inline distT="0" distB="0" distL="0" distR="0" wp14:anchorId="1CA55B4E" wp14:editId="0EAC8685">
                <wp:extent cx="1003935" cy="954405"/>
                <wp:effectExtent l="0" t="0" r="0" b="0"/>
                <wp:docPr id="2" name="IM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 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316" cy="954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EDD943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pacing w:val="20"/>
              <w:sz w:val="32"/>
              <w:szCs w:val="32"/>
              <w:lang w:val="en-US"/>
            </w:rPr>
            <w:t>功能规范</w:t>
          </w:r>
        </w:p>
      </w:tc>
      <w:tc>
        <w:tcPr>
          <w:tcW w:w="2880" w:type="dxa"/>
          <w:vMerge w:val="restart"/>
          <w:tcBorders>
            <w:left w:val="single" w:sz="4" w:space="0" w:color="auto"/>
          </w:tcBorders>
          <w:vAlign w:val="center"/>
        </w:tcPr>
        <w:p w14:paraId="07B4C3D3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版本：v1.0</w:t>
          </w:r>
        </w:p>
        <w:p w14:paraId="3CC91905" w14:textId="77777777" w:rsidR="009E3A7B" w:rsidRDefault="00FF6374">
          <w:pPr>
            <w:pStyle w:val="affc"/>
            <w:ind w:firstLineChars="0" w:firstLine="0"/>
            <w:jc w:val="both"/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编制日期：2025-8-8</w:t>
          </w:r>
        </w:p>
        <w:p w14:paraId="09D1A478" w14:textId="77777777" w:rsidR="009E3A7B" w:rsidRDefault="00FF6374">
          <w:pPr>
            <w:pStyle w:val="affc"/>
            <w:ind w:firstLineChars="0" w:firstLine="0"/>
            <w:jc w:val="both"/>
            <w:rPr>
              <w:rFonts w:ascii="Times New Roman" w:hAnsi="Times New Roman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页数：第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PAGE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4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 共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begin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instrText xml:space="preserve"> NUMPAGES </w:instrTex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separate"/>
          </w:r>
          <w:r>
            <w:rPr>
              <w:rFonts w:ascii="Microsoft YaHei" w:eastAsia="Microsoft YaHei" w:hAnsi="Microsoft YaHei" w:cs="Microsoft YaHei"/>
              <w:color w:val="0214BE"/>
              <w:sz w:val="21"/>
              <w:lang w:val="en-US"/>
            </w:rPr>
            <w:t>17</w:t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fldChar w:fldCharType="end"/>
          </w:r>
          <w:r>
            <w:rPr>
              <w:rFonts w:ascii="Microsoft YaHei" w:eastAsia="Microsoft YaHei" w:hAnsi="Microsoft YaHei" w:cs="Microsoft YaHei" w:hint="eastAsia"/>
              <w:color w:val="0214BE"/>
              <w:sz w:val="21"/>
              <w:lang w:val="en-US"/>
            </w:rPr>
            <w:t>页</w:t>
          </w:r>
        </w:p>
      </w:tc>
    </w:tr>
    <w:tr w:rsidR="009E3A7B" w14:paraId="589A7B55" w14:textId="77777777">
      <w:trPr>
        <w:cantSplit/>
        <w:trHeight w:val="470"/>
        <w:tblHeader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14:paraId="5B5875A6" w14:textId="77777777" w:rsidR="009E3A7B" w:rsidRDefault="009E3A7B">
          <w:pPr>
            <w:pStyle w:val="affc"/>
            <w:ind w:firstLine="360"/>
            <w:rPr>
              <w:rFonts w:ascii="Times New Roman" w:hAnsi="Times New Roman"/>
              <w:lang w:val="en-US"/>
            </w:rPr>
          </w:pPr>
        </w:p>
      </w:tc>
      <w:tc>
        <w:tcPr>
          <w:tcW w:w="4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6494E" w14:textId="77777777" w:rsidR="009E3A7B" w:rsidRDefault="00FF6374">
          <w:pPr>
            <w:pStyle w:val="affc"/>
            <w:ind w:firstLineChars="0" w:firstLine="0"/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</w:pPr>
          <w:r>
            <w:rPr>
              <w:rFonts w:ascii="Microsoft YaHei" w:eastAsia="Microsoft YaHei" w:hAnsi="Microsoft YaHei" w:cs="Microsoft YaHei" w:hint="eastAsia"/>
              <w:b/>
              <w:sz w:val="28"/>
              <w:szCs w:val="28"/>
              <w:lang w:val="en-US"/>
            </w:rPr>
            <w:t>Functional Specification</w:t>
          </w:r>
        </w:p>
      </w:tc>
      <w:tc>
        <w:tcPr>
          <w:tcW w:w="2880" w:type="dxa"/>
          <w:vMerge/>
          <w:tcBorders>
            <w:left w:val="single" w:sz="4" w:space="0" w:color="auto"/>
          </w:tcBorders>
        </w:tcPr>
        <w:p w14:paraId="655713AB" w14:textId="77777777" w:rsidR="009E3A7B" w:rsidRDefault="009E3A7B">
          <w:pPr>
            <w:pStyle w:val="Table"/>
            <w:rPr>
              <w:kern w:val="2"/>
              <w:szCs w:val="22"/>
              <w:lang w:val="en-US"/>
            </w:rPr>
          </w:pPr>
        </w:p>
      </w:tc>
    </w:tr>
  </w:tbl>
  <w:p w14:paraId="397A6184" w14:textId="77777777" w:rsidR="009E3A7B" w:rsidRDefault="009E3A7B">
    <w:pPr>
      <w:pStyle w:val="aff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8F668" w14:textId="77777777" w:rsidR="009E3A7B" w:rsidRDefault="00FF6374">
    <w:pPr>
      <w:pStyle w:val="affc"/>
      <w:ind w:firstLine="360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BB1653A" wp14:editId="2F850B6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280795" cy="345440"/>
              <wp:effectExtent l="0" t="0" r="0" b="16510"/>
              <wp:wrapNone/>
              <wp:docPr id="2051951771" name="Text Box 1" descr="ZF 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07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5751A" w14:textId="77777777" w:rsidR="009E3A7B" w:rsidRDefault="00FF6374">
                          <w:pPr>
                            <w:ind w:firstLine="400"/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  <w:szCs w:val="20"/>
                            </w:rPr>
                            <w:t>ZF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65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ZF Confidential" style="position:absolute;left:0;text-align:left;margin-left:49.65pt;margin-top:0;width:100.8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" filled="f" stroked="f">
              <v:textbox style="mso-fit-shape-to-text:t" inset="0,15pt,20pt,0">
                <w:txbxContent>
                  <w:p w14:paraId="02B5751A" w14:textId="77777777" w:rsidR="009E3A7B" w:rsidRDefault="00FF6374">
                    <w:pPr>
                      <w:ind w:firstLine="400"/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20"/>
                        <w:szCs w:val="20"/>
                      </w:rPr>
                      <w:t>ZF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261B">
      <w:pict w14:anchorId="065A26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5720703" o:spid="_x0000_s3073" type="#_x0000_t75" style="position:absolute;left:0;text-align:left;margin-left:0;margin-top:0;width:481.7pt;height:178.95pt;z-index:-251658237;mso-position-horizontal:center;mso-position-horizontal-relative:margin;mso-position-vertical:center;mso-position-vertical-relative:margin;mso-width-relative:page;mso-height-relative:page" o:allowincell="f">
          <v:imagedata r:id="rId1" o:title="核心商密-A类-水印图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34"/>
    <w:multiLevelType w:val="multilevel"/>
    <w:tmpl w:val="00501F34"/>
    <w:lvl w:ilvl="0">
      <w:start w:val="1"/>
      <w:numFmt w:val="bullet"/>
      <w:pStyle w:val="6"/>
      <w:lvlText w:val=""/>
      <w:lvlJc w:val="left"/>
      <w:pPr>
        <w:ind w:left="-4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0" w:hanging="420"/>
      </w:pPr>
    </w:lvl>
    <w:lvl w:ilvl="2">
      <w:start w:val="1"/>
      <w:numFmt w:val="lowerRoman"/>
      <w:lvlText w:val="%3."/>
      <w:lvlJc w:val="right"/>
      <w:pPr>
        <w:ind w:left="420" w:hanging="420"/>
      </w:pPr>
    </w:lvl>
    <w:lvl w:ilvl="3">
      <w:start w:val="1"/>
      <w:numFmt w:val="decimal"/>
      <w:lvlText w:val="%4.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1260" w:hanging="420"/>
      </w:pPr>
    </w:lvl>
    <w:lvl w:ilvl="5">
      <w:start w:val="1"/>
      <w:numFmt w:val="lowerRoman"/>
      <w:lvlText w:val="%6."/>
      <w:lvlJc w:val="right"/>
      <w:pPr>
        <w:ind w:left="1680" w:hanging="420"/>
      </w:pPr>
    </w:lvl>
    <w:lvl w:ilvl="6">
      <w:start w:val="1"/>
      <w:numFmt w:val="decimal"/>
      <w:lvlText w:val="%7."/>
      <w:lvlJc w:val="left"/>
      <w:pPr>
        <w:ind w:left="2100" w:hanging="420"/>
      </w:pPr>
    </w:lvl>
    <w:lvl w:ilvl="7">
      <w:start w:val="1"/>
      <w:numFmt w:val="lowerLetter"/>
      <w:lvlText w:val="%8)"/>
      <w:lvlJc w:val="lef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2940" w:hanging="420"/>
      </w:pPr>
    </w:lvl>
  </w:abstractNum>
  <w:abstractNum w:abstractNumId="1" w15:restartNumberingAfterBreak="0">
    <w:nsid w:val="01332A92"/>
    <w:multiLevelType w:val="multilevel"/>
    <w:tmpl w:val="01332A9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2522541"/>
    <w:multiLevelType w:val="multilevel"/>
    <w:tmpl w:val="02522541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020BF9"/>
    <w:multiLevelType w:val="multilevel"/>
    <w:tmpl w:val="0E020BF9"/>
    <w:lvl w:ilvl="0">
      <w:start w:val="1"/>
      <w:numFmt w:val="decimal"/>
      <w:pStyle w:val="a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121B39E7"/>
    <w:multiLevelType w:val="multilevel"/>
    <w:tmpl w:val="121B39E7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2D0007DE"/>
    <w:multiLevelType w:val="multilevel"/>
    <w:tmpl w:val="2D0007DE"/>
    <w:lvl w:ilvl="0">
      <w:start w:val="1"/>
      <w:numFmt w:val="bullet"/>
      <w:lvlText w:val="-"/>
      <w:lvlJc w:val="left"/>
      <w:pPr>
        <w:ind w:left="965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405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45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85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2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6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0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4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5" w:hanging="440"/>
      </w:pPr>
      <w:rPr>
        <w:rFonts w:ascii="Wingdings" w:hAnsi="Wingdings" w:hint="default"/>
      </w:rPr>
    </w:lvl>
  </w:abstractNum>
  <w:abstractNum w:abstractNumId="6" w15:restartNumberingAfterBreak="0">
    <w:nsid w:val="30FC7BDB"/>
    <w:multiLevelType w:val="multilevel"/>
    <w:tmpl w:val="30FC7BDB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330B0DA5"/>
    <w:multiLevelType w:val="singleLevel"/>
    <w:tmpl w:val="330B0DA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389E3AF9"/>
    <w:multiLevelType w:val="multilevel"/>
    <w:tmpl w:val="389E3AF9"/>
    <w:lvl w:ilvl="0">
      <w:start w:val="1"/>
      <w:numFmt w:val="decimal"/>
      <w:lvlText w:val="%1."/>
      <w:lvlJc w:val="left"/>
      <w:pPr>
        <w:ind w:left="1262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682" w:hanging="420"/>
      </w:pPr>
    </w:lvl>
    <w:lvl w:ilvl="2">
      <w:start w:val="1"/>
      <w:numFmt w:val="lowerRoman"/>
      <w:lvlText w:val="%3."/>
      <w:lvlJc w:val="right"/>
      <w:pPr>
        <w:ind w:left="2102" w:hanging="420"/>
      </w:pPr>
    </w:lvl>
    <w:lvl w:ilvl="3">
      <w:start w:val="1"/>
      <w:numFmt w:val="decimal"/>
      <w:lvlText w:val="%4."/>
      <w:lvlJc w:val="left"/>
      <w:pPr>
        <w:ind w:left="2522" w:hanging="420"/>
      </w:pPr>
    </w:lvl>
    <w:lvl w:ilvl="4">
      <w:start w:val="1"/>
      <w:numFmt w:val="lowerLetter"/>
      <w:lvlText w:val="%5)"/>
      <w:lvlJc w:val="left"/>
      <w:pPr>
        <w:ind w:left="2942" w:hanging="420"/>
      </w:pPr>
    </w:lvl>
    <w:lvl w:ilvl="5">
      <w:start w:val="1"/>
      <w:numFmt w:val="lowerRoman"/>
      <w:lvlText w:val="%6."/>
      <w:lvlJc w:val="right"/>
      <w:pPr>
        <w:ind w:left="3362" w:hanging="420"/>
      </w:pPr>
    </w:lvl>
    <w:lvl w:ilvl="6">
      <w:start w:val="1"/>
      <w:numFmt w:val="decimal"/>
      <w:lvlText w:val="%7."/>
      <w:lvlJc w:val="left"/>
      <w:pPr>
        <w:ind w:left="3782" w:hanging="420"/>
      </w:pPr>
    </w:lvl>
    <w:lvl w:ilvl="7">
      <w:start w:val="1"/>
      <w:numFmt w:val="lowerLetter"/>
      <w:lvlText w:val="%8)"/>
      <w:lvlJc w:val="left"/>
      <w:pPr>
        <w:ind w:left="4202" w:hanging="420"/>
      </w:pPr>
    </w:lvl>
    <w:lvl w:ilvl="8">
      <w:start w:val="1"/>
      <w:numFmt w:val="lowerRoman"/>
      <w:lvlText w:val="%9."/>
      <w:lvlJc w:val="right"/>
      <w:pPr>
        <w:ind w:left="4622" w:hanging="420"/>
      </w:pPr>
    </w:lvl>
  </w:abstractNum>
  <w:abstractNum w:abstractNumId="9" w15:restartNumberingAfterBreak="0">
    <w:nsid w:val="3A1204A3"/>
    <w:multiLevelType w:val="multilevel"/>
    <w:tmpl w:val="3A1204A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3BC70CAE"/>
    <w:multiLevelType w:val="multilevel"/>
    <w:tmpl w:val="3BC70CAE"/>
    <w:lvl w:ilvl="0">
      <w:start w:val="1"/>
      <w:numFmt w:val="bullet"/>
      <w:lvlText w:val="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3BEB72A4"/>
    <w:multiLevelType w:val="multilevel"/>
    <w:tmpl w:val="3BEB72A4"/>
    <w:lvl w:ilvl="0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>
      <w:start w:val="1"/>
      <w:numFmt w:val="chineseCountingThousand"/>
      <w:lvlText w:val="%2、"/>
      <w:lvlJc w:val="left"/>
      <w:pPr>
        <w:ind w:left="881" w:hanging="4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3DE77A62"/>
    <w:multiLevelType w:val="multilevel"/>
    <w:tmpl w:val="3DE77A62"/>
    <w:lvl w:ilvl="0">
      <w:start w:val="1"/>
      <w:numFmt w:val="bullet"/>
      <w:lvlText w:val=""/>
      <w:lvlJc w:val="left"/>
      <w:pPr>
        <w:ind w:left="16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3" w15:restartNumberingAfterBreak="0">
    <w:nsid w:val="3EEA5B30"/>
    <w:multiLevelType w:val="multilevel"/>
    <w:tmpl w:val="3EEA5B30"/>
    <w:lvl w:ilvl="0">
      <w:start w:val="1"/>
      <w:numFmt w:val="bullet"/>
      <w:lvlText w:val="-"/>
      <w:lvlJc w:val="left"/>
      <w:pPr>
        <w:ind w:left="85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29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1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5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9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3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70" w:hanging="440"/>
      </w:pPr>
      <w:rPr>
        <w:rFonts w:ascii="Wingdings" w:hAnsi="Wingdings" w:hint="default"/>
      </w:rPr>
    </w:lvl>
  </w:abstractNum>
  <w:abstractNum w:abstractNumId="14" w15:restartNumberingAfterBreak="0">
    <w:nsid w:val="428956DA"/>
    <w:multiLevelType w:val="multilevel"/>
    <w:tmpl w:val="428956D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15" w15:restartNumberingAfterBreak="0">
    <w:nsid w:val="43B40F34"/>
    <w:multiLevelType w:val="multilevel"/>
    <w:tmpl w:val="43B40F3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-"/>
      <w:lvlJc w:val="left"/>
      <w:pPr>
        <w:ind w:left="880" w:hanging="440"/>
      </w:pPr>
      <w:rPr>
        <w:rFonts w:ascii="DengXian" w:eastAsia="DengXian" w:hAnsi="DengXian" w:cstheme="minorBidi" w:hint="eastAsia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DAB6354"/>
    <w:multiLevelType w:val="multilevel"/>
    <w:tmpl w:val="4DAB6354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FA245D2"/>
    <w:multiLevelType w:val="multilevel"/>
    <w:tmpl w:val="4FA245D2"/>
    <w:lvl w:ilvl="0">
      <w:start w:val="1"/>
      <w:numFmt w:val="decimal"/>
      <w:isLgl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DIAS2"/>
      <w:isLgl/>
      <w:lvlText w:val="%1.%2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DIAS3"/>
      <w:isLgl/>
      <w:lvlText w:val="%1.%2.%3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>
      <w:start w:val="1"/>
      <w:numFmt w:val="decimal"/>
      <w:pStyle w:val="DIAS4"/>
      <w:isLgl/>
      <w:lvlText w:val="%1.%2.%3.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5220EEA2"/>
    <w:multiLevelType w:val="multilevel"/>
    <w:tmpl w:val="5220EEA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567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54A61B5F"/>
    <w:multiLevelType w:val="multilevel"/>
    <w:tmpl w:val="54A61B5F"/>
    <w:lvl w:ilvl="0">
      <w:start w:val="1"/>
      <w:numFmt w:val="decimal"/>
      <w:pStyle w:val="a0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562F1700"/>
    <w:multiLevelType w:val="multilevel"/>
    <w:tmpl w:val="562F1700"/>
    <w:lvl w:ilvl="0">
      <w:start w:val="1"/>
      <w:numFmt w:val="decimal"/>
      <w:pStyle w:val="40"/>
      <w:lvlText w:val="%1)"/>
      <w:lvlJc w:val="left"/>
      <w:pPr>
        <w:tabs>
          <w:tab w:val="left" w:pos="900"/>
        </w:tabs>
        <w:ind w:left="900" w:hanging="420"/>
      </w:pPr>
      <w:rPr>
        <w:rFonts w:ascii="Times New Roman" w:hAnsi="Times New Roman" w:cs="Times New Roman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1" w15:restartNumberingAfterBreak="0">
    <w:nsid w:val="5AF70DCB"/>
    <w:multiLevelType w:val="multilevel"/>
    <w:tmpl w:val="5AF70DCB"/>
    <w:lvl w:ilvl="0">
      <w:start w:val="1"/>
      <w:numFmt w:val="bullet"/>
      <w:lvlText w:val="-"/>
      <w:lvlJc w:val="left"/>
      <w:pPr>
        <w:ind w:left="86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5BE77963"/>
    <w:multiLevelType w:val="multilevel"/>
    <w:tmpl w:val="5BE77963"/>
    <w:lvl w:ilvl="0">
      <w:start w:val="1"/>
      <w:numFmt w:val="bullet"/>
      <w:lvlText w:val="-"/>
      <w:lvlJc w:val="left"/>
      <w:pPr>
        <w:ind w:left="1070" w:hanging="440"/>
      </w:pPr>
      <w:rPr>
        <w:rFonts w:ascii="DengXian" w:eastAsia="DengXian" w:hAnsi="DengXian" w:cstheme="minorBidi" w:hint="eastAsia"/>
      </w:rPr>
    </w:lvl>
    <w:lvl w:ilvl="1">
      <w:start w:val="1"/>
      <w:numFmt w:val="bullet"/>
      <w:lvlText w:val=""/>
      <w:lvlJc w:val="left"/>
      <w:pPr>
        <w:ind w:left="151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95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9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7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1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0" w:hanging="440"/>
      </w:pPr>
      <w:rPr>
        <w:rFonts w:ascii="Wingdings" w:hAnsi="Wingdings" w:hint="default"/>
      </w:rPr>
    </w:lvl>
  </w:abstractNum>
  <w:abstractNum w:abstractNumId="23" w15:restartNumberingAfterBreak="0">
    <w:nsid w:val="5EDA174F"/>
    <w:multiLevelType w:val="hybridMultilevel"/>
    <w:tmpl w:val="DB46C004"/>
    <w:lvl w:ilvl="0" w:tplc="0D04AD52">
      <w:start w:val="1"/>
      <w:numFmt w:val="decimal"/>
      <w:lvlText w:val="%1."/>
      <w:lvlJc w:val="left"/>
      <w:pPr>
        <w:ind w:left="1020" w:hanging="360"/>
      </w:pPr>
    </w:lvl>
    <w:lvl w:ilvl="1" w:tplc="CE066AA2">
      <w:start w:val="1"/>
      <w:numFmt w:val="decimal"/>
      <w:lvlText w:val="%2."/>
      <w:lvlJc w:val="left"/>
      <w:pPr>
        <w:ind w:left="1020" w:hanging="360"/>
      </w:pPr>
    </w:lvl>
    <w:lvl w:ilvl="2" w:tplc="6344BF7C">
      <w:start w:val="1"/>
      <w:numFmt w:val="decimal"/>
      <w:lvlText w:val="%3."/>
      <w:lvlJc w:val="left"/>
      <w:pPr>
        <w:ind w:left="1020" w:hanging="360"/>
      </w:pPr>
    </w:lvl>
    <w:lvl w:ilvl="3" w:tplc="AB9E65EA">
      <w:start w:val="1"/>
      <w:numFmt w:val="decimal"/>
      <w:lvlText w:val="%4."/>
      <w:lvlJc w:val="left"/>
      <w:pPr>
        <w:ind w:left="1020" w:hanging="360"/>
      </w:pPr>
    </w:lvl>
    <w:lvl w:ilvl="4" w:tplc="29562B9C">
      <w:start w:val="1"/>
      <w:numFmt w:val="decimal"/>
      <w:lvlText w:val="%5."/>
      <w:lvlJc w:val="left"/>
      <w:pPr>
        <w:ind w:left="1020" w:hanging="360"/>
      </w:pPr>
    </w:lvl>
    <w:lvl w:ilvl="5" w:tplc="63A6704A">
      <w:start w:val="1"/>
      <w:numFmt w:val="decimal"/>
      <w:lvlText w:val="%6."/>
      <w:lvlJc w:val="left"/>
      <w:pPr>
        <w:ind w:left="1020" w:hanging="360"/>
      </w:pPr>
    </w:lvl>
    <w:lvl w:ilvl="6" w:tplc="2A8C9C66">
      <w:start w:val="1"/>
      <w:numFmt w:val="decimal"/>
      <w:lvlText w:val="%7."/>
      <w:lvlJc w:val="left"/>
      <w:pPr>
        <w:ind w:left="1020" w:hanging="360"/>
      </w:pPr>
    </w:lvl>
    <w:lvl w:ilvl="7" w:tplc="5F0470A2">
      <w:start w:val="1"/>
      <w:numFmt w:val="decimal"/>
      <w:lvlText w:val="%8."/>
      <w:lvlJc w:val="left"/>
      <w:pPr>
        <w:ind w:left="1020" w:hanging="360"/>
      </w:pPr>
    </w:lvl>
    <w:lvl w:ilvl="8" w:tplc="558EAAD2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6E9C7F5E"/>
    <w:multiLevelType w:val="singleLevel"/>
    <w:tmpl w:val="6E9C7F5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199418">
    <w:abstractNumId w:val="18"/>
  </w:num>
  <w:num w:numId="2" w16cid:durableId="591551596">
    <w:abstractNumId w:val="0"/>
  </w:num>
  <w:num w:numId="3" w16cid:durableId="2082865994">
    <w:abstractNumId w:val="17"/>
  </w:num>
  <w:num w:numId="4" w16cid:durableId="1175681966">
    <w:abstractNumId w:val="3"/>
  </w:num>
  <w:num w:numId="5" w16cid:durableId="289433713">
    <w:abstractNumId w:val="19"/>
  </w:num>
  <w:num w:numId="6" w16cid:durableId="347218573">
    <w:abstractNumId w:val="20"/>
  </w:num>
  <w:num w:numId="7" w16cid:durableId="1699425163">
    <w:abstractNumId w:val="14"/>
  </w:num>
  <w:num w:numId="8" w16cid:durableId="820462103">
    <w:abstractNumId w:val="7"/>
  </w:num>
  <w:num w:numId="9" w16cid:durableId="1570849862">
    <w:abstractNumId w:val="2"/>
  </w:num>
  <w:num w:numId="10" w16cid:durableId="1260674384">
    <w:abstractNumId w:val="16"/>
  </w:num>
  <w:num w:numId="11" w16cid:durableId="1656179153">
    <w:abstractNumId w:val="15"/>
  </w:num>
  <w:num w:numId="12" w16cid:durableId="463159284">
    <w:abstractNumId w:val="24"/>
  </w:num>
  <w:num w:numId="13" w16cid:durableId="1089043186">
    <w:abstractNumId w:val="5"/>
  </w:num>
  <w:num w:numId="14" w16cid:durableId="404688991">
    <w:abstractNumId w:val="22"/>
  </w:num>
  <w:num w:numId="15" w16cid:durableId="196087497">
    <w:abstractNumId w:val="13"/>
  </w:num>
  <w:num w:numId="16" w16cid:durableId="1813402544">
    <w:abstractNumId w:val="9"/>
  </w:num>
  <w:num w:numId="17" w16cid:durableId="1299070564">
    <w:abstractNumId w:val="1"/>
  </w:num>
  <w:num w:numId="18" w16cid:durableId="1809778279">
    <w:abstractNumId w:val="12"/>
  </w:num>
  <w:num w:numId="19" w16cid:durableId="1611738784">
    <w:abstractNumId w:val="11"/>
  </w:num>
  <w:num w:numId="20" w16cid:durableId="1213611919">
    <w:abstractNumId w:val="8"/>
  </w:num>
  <w:num w:numId="21" w16cid:durableId="162204676">
    <w:abstractNumId w:val="4"/>
  </w:num>
  <w:num w:numId="22" w16cid:durableId="1053892242">
    <w:abstractNumId w:val="10"/>
  </w:num>
  <w:num w:numId="23" w16cid:durableId="819732721">
    <w:abstractNumId w:val="6"/>
  </w:num>
  <w:num w:numId="24" w16cid:durableId="691761321">
    <w:abstractNumId w:val="21"/>
  </w:num>
  <w:num w:numId="25" w16cid:durableId="1845319484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ng Zhen SGH CDAY223">
    <w15:presenceInfo w15:providerId="AD" w15:userId="S::zhen.yang2@zf.com::58c6818a-3577-4ae3-8238-bcb4cc81b368"/>
  </w15:person>
  <w15:person w15:author="邓淳">
    <w15:presenceInfo w15:providerId="AD" w15:userId="S-1-5-21-281668835-776603923-772431982-636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attachedTemplate r:id="rId1"/>
  <w:trackRevisions/>
  <w:defaultTabStop w:val="105"/>
  <w:drawingGridVerticalSpacing w:val="156"/>
  <w:noPunctuationKerning/>
  <w:characterSpacingControl w:val="compressPunctuation"/>
  <w:hdrShapeDefaults>
    <o:shapedefaults v:ext="edit" spidmax="3075"/>
    <o:shapelayout v:ext="edit">
      <o:idmap v:ext="edit" data="1,3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4F3"/>
    <w:rsid w:val="0000004D"/>
    <w:rsid w:val="0000005D"/>
    <w:rsid w:val="000008E2"/>
    <w:rsid w:val="000009AB"/>
    <w:rsid w:val="00000FED"/>
    <w:rsid w:val="00001114"/>
    <w:rsid w:val="00001B0B"/>
    <w:rsid w:val="000027E0"/>
    <w:rsid w:val="00002DD2"/>
    <w:rsid w:val="000031C5"/>
    <w:rsid w:val="000042C2"/>
    <w:rsid w:val="00004B1A"/>
    <w:rsid w:val="0000548C"/>
    <w:rsid w:val="00005ACE"/>
    <w:rsid w:val="0001147B"/>
    <w:rsid w:val="00012230"/>
    <w:rsid w:val="00012F40"/>
    <w:rsid w:val="000133BA"/>
    <w:rsid w:val="000136A2"/>
    <w:rsid w:val="00013FF1"/>
    <w:rsid w:val="000142B2"/>
    <w:rsid w:val="000150A8"/>
    <w:rsid w:val="00015D43"/>
    <w:rsid w:val="000166A8"/>
    <w:rsid w:val="00016D39"/>
    <w:rsid w:val="000176D9"/>
    <w:rsid w:val="000177DD"/>
    <w:rsid w:val="000210F9"/>
    <w:rsid w:val="00021234"/>
    <w:rsid w:val="0002173B"/>
    <w:rsid w:val="000219B0"/>
    <w:rsid w:val="000224AD"/>
    <w:rsid w:val="00022600"/>
    <w:rsid w:val="00023BFC"/>
    <w:rsid w:val="00023D2C"/>
    <w:rsid w:val="00024097"/>
    <w:rsid w:val="000240CD"/>
    <w:rsid w:val="00024128"/>
    <w:rsid w:val="0002417E"/>
    <w:rsid w:val="00024329"/>
    <w:rsid w:val="0002464C"/>
    <w:rsid w:val="0002480A"/>
    <w:rsid w:val="000250FC"/>
    <w:rsid w:val="000255B0"/>
    <w:rsid w:val="00025E53"/>
    <w:rsid w:val="00026EEC"/>
    <w:rsid w:val="0002751C"/>
    <w:rsid w:val="00027C1F"/>
    <w:rsid w:val="00027D31"/>
    <w:rsid w:val="000304A1"/>
    <w:rsid w:val="0003055F"/>
    <w:rsid w:val="000310AF"/>
    <w:rsid w:val="00031972"/>
    <w:rsid w:val="00031CE9"/>
    <w:rsid w:val="000320B5"/>
    <w:rsid w:val="00032AAF"/>
    <w:rsid w:val="00033581"/>
    <w:rsid w:val="00033754"/>
    <w:rsid w:val="0003403D"/>
    <w:rsid w:val="00034B3D"/>
    <w:rsid w:val="00034FEC"/>
    <w:rsid w:val="000360CD"/>
    <w:rsid w:val="00036117"/>
    <w:rsid w:val="0003741E"/>
    <w:rsid w:val="00037C0C"/>
    <w:rsid w:val="00037DEC"/>
    <w:rsid w:val="0004050F"/>
    <w:rsid w:val="00040C83"/>
    <w:rsid w:val="00041133"/>
    <w:rsid w:val="000414E6"/>
    <w:rsid w:val="000415AA"/>
    <w:rsid w:val="000415DA"/>
    <w:rsid w:val="00041FC9"/>
    <w:rsid w:val="00042E10"/>
    <w:rsid w:val="00042E3A"/>
    <w:rsid w:val="0004340F"/>
    <w:rsid w:val="000439C6"/>
    <w:rsid w:val="00043AE6"/>
    <w:rsid w:val="00043C7F"/>
    <w:rsid w:val="000440F9"/>
    <w:rsid w:val="0004596B"/>
    <w:rsid w:val="00045C88"/>
    <w:rsid w:val="00046455"/>
    <w:rsid w:val="0004656F"/>
    <w:rsid w:val="00046A29"/>
    <w:rsid w:val="000470F9"/>
    <w:rsid w:val="00047956"/>
    <w:rsid w:val="0005020B"/>
    <w:rsid w:val="000504BA"/>
    <w:rsid w:val="00050877"/>
    <w:rsid w:val="00050C68"/>
    <w:rsid w:val="00051A30"/>
    <w:rsid w:val="00052812"/>
    <w:rsid w:val="00053398"/>
    <w:rsid w:val="0005352B"/>
    <w:rsid w:val="000538BC"/>
    <w:rsid w:val="0005483B"/>
    <w:rsid w:val="000548D4"/>
    <w:rsid w:val="00054F54"/>
    <w:rsid w:val="00055077"/>
    <w:rsid w:val="000550C5"/>
    <w:rsid w:val="00055100"/>
    <w:rsid w:val="00055FDD"/>
    <w:rsid w:val="00056042"/>
    <w:rsid w:val="000565D6"/>
    <w:rsid w:val="00057135"/>
    <w:rsid w:val="000575A0"/>
    <w:rsid w:val="00057EAB"/>
    <w:rsid w:val="00060466"/>
    <w:rsid w:val="000604B9"/>
    <w:rsid w:val="00060FA9"/>
    <w:rsid w:val="00061110"/>
    <w:rsid w:val="0006178B"/>
    <w:rsid w:val="00061B81"/>
    <w:rsid w:val="00061CC9"/>
    <w:rsid w:val="0006294F"/>
    <w:rsid w:val="00062A47"/>
    <w:rsid w:val="00062CED"/>
    <w:rsid w:val="0006437B"/>
    <w:rsid w:val="00065425"/>
    <w:rsid w:val="00065749"/>
    <w:rsid w:val="00066160"/>
    <w:rsid w:val="0006664B"/>
    <w:rsid w:val="00066BA2"/>
    <w:rsid w:val="00066FC0"/>
    <w:rsid w:val="000671A1"/>
    <w:rsid w:val="00067221"/>
    <w:rsid w:val="000679B1"/>
    <w:rsid w:val="00067D53"/>
    <w:rsid w:val="00067E6A"/>
    <w:rsid w:val="000709B5"/>
    <w:rsid w:val="00070EE0"/>
    <w:rsid w:val="0007158E"/>
    <w:rsid w:val="00071F98"/>
    <w:rsid w:val="000721C8"/>
    <w:rsid w:val="00072298"/>
    <w:rsid w:val="00072A6F"/>
    <w:rsid w:val="00073B51"/>
    <w:rsid w:val="000742B1"/>
    <w:rsid w:val="00074437"/>
    <w:rsid w:val="000749EB"/>
    <w:rsid w:val="00074E2F"/>
    <w:rsid w:val="00075AF6"/>
    <w:rsid w:val="00076286"/>
    <w:rsid w:val="00076AA1"/>
    <w:rsid w:val="00077F03"/>
    <w:rsid w:val="00080A63"/>
    <w:rsid w:val="00080C09"/>
    <w:rsid w:val="00082720"/>
    <w:rsid w:val="000831B4"/>
    <w:rsid w:val="00083AE5"/>
    <w:rsid w:val="00084DF1"/>
    <w:rsid w:val="00085229"/>
    <w:rsid w:val="00085870"/>
    <w:rsid w:val="00085982"/>
    <w:rsid w:val="00085A15"/>
    <w:rsid w:val="00085AD8"/>
    <w:rsid w:val="00085DE1"/>
    <w:rsid w:val="00086086"/>
    <w:rsid w:val="000860D6"/>
    <w:rsid w:val="000866F5"/>
    <w:rsid w:val="00086D29"/>
    <w:rsid w:val="00087A18"/>
    <w:rsid w:val="00087AE2"/>
    <w:rsid w:val="00090266"/>
    <w:rsid w:val="000905F2"/>
    <w:rsid w:val="0009074D"/>
    <w:rsid w:val="00090B94"/>
    <w:rsid w:val="00090C3D"/>
    <w:rsid w:val="0009259F"/>
    <w:rsid w:val="00092B78"/>
    <w:rsid w:val="00093407"/>
    <w:rsid w:val="0009347E"/>
    <w:rsid w:val="00093F50"/>
    <w:rsid w:val="000944A5"/>
    <w:rsid w:val="000947CC"/>
    <w:rsid w:val="000949D8"/>
    <w:rsid w:val="00095843"/>
    <w:rsid w:val="00095983"/>
    <w:rsid w:val="000960C6"/>
    <w:rsid w:val="00097512"/>
    <w:rsid w:val="0009751F"/>
    <w:rsid w:val="00097A08"/>
    <w:rsid w:val="00097C86"/>
    <w:rsid w:val="000A0AF3"/>
    <w:rsid w:val="000A0B1D"/>
    <w:rsid w:val="000A106D"/>
    <w:rsid w:val="000A11C2"/>
    <w:rsid w:val="000A12D4"/>
    <w:rsid w:val="000A15B1"/>
    <w:rsid w:val="000A1DC2"/>
    <w:rsid w:val="000A28C9"/>
    <w:rsid w:val="000A2A02"/>
    <w:rsid w:val="000A2F4E"/>
    <w:rsid w:val="000A3238"/>
    <w:rsid w:val="000A340C"/>
    <w:rsid w:val="000A3591"/>
    <w:rsid w:val="000A3A19"/>
    <w:rsid w:val="000A3ECD"/>
    <w:rsid w:val="000A44DE"/>
    <w:rsid w:val="000A4BEF"/>
    <w:rsid w:val="000A4F01"/>
    <w:rsid w:val="000A4FEE"/>
    <w:rsid w:val="000A5407"/>
    <w:rsid w:val="000A555A"/>
    <w:rsid w:val="000A5D1D"/>
    <w:rsid w:val="000A60F9"/>
    <w:rsid w:val="000A6FC9"/>
    <w:rsid w:val="000B1941"/>
    <w:rsid w:val="000B1DE2"/>
    <w:rsid w:val="000B22A7"/>
    <w:rsid w:val="000B292E"/>
    <w:rsid w:val="000B34C7"/>
    <w:rsid w:val="000B3D8A"/>
    <w:rsid w:val="000B4227"/>
    <w:rsid w:val="000B43A9"/>
    <w:rsid w:val="000B47F9"/>
    <w:rsid w:val="000B48A7"/>
    <w:rsid w:val="000B48D3"/>
    <w:rsid w:val="000B5213"/>
    <w:rsid w:val="000B52EE"/>
    <w:rsid w:val="000B5EFB"/>
    <w:rsid w:val="000B64CC"/>
    <w:rsid w:val="000B6A39"/>
    <w:rsid w:val="000C04AE"/>
    <w:rsid w:val="000C067A"/>
    <w:rsid w:val="000C06E2"/>
    <w:rsid w:val="000C0A14"/>
    <w:rsid w:val="000C0EC3"/>
    <w:rsid w:val="000C0F77"/>
    <w:rsid w:val="000C0F90"/>
    <w:rsid w:val="000C0FDD"/>
    <w:rsid w:val="000C1004"/>
    <w:rsid w:val="000C16FA"/>
    <w:rsid w:val="000C197B"/>
    <w:rsid w:val="000C1F4F"/>
    <w:rsid w:val="000C228C"/>
    <w:rsid w:val="000C4300"/>
    <w:rsid w:val="000C430A"/>
    <w:rsid w:val="000C46C7"/>
    <w:rsid w:val="000C46E6"/>
    <w:rsid w:val="000C5067"/>
    <w:rsid w:val="000C519F"/>
    <w:rsid w:val="000C54E7"/>
    <w:rsid w:val="000C6BC1"/>
    <w:rsid w:val="000C74D7"/>
    <w:rsid w:val="000C7773"/>
    <w:rsid w:val="000D0E70"/>
    <w:rsid w:val="000D1407"/>
    <w:rsid w:val="000D1828"/>
    <w:rsid w:val="000D23E8"/>
    <w:rsid w:val="000D25A1"/>
    <w:rsid w:val="000D3DA1"/>
    <w:rsid w:val="000D54C5"/>
    <w:rsid w:val="000D59C4"/>
    <w:rsid w:val="000D77C1"/>
    <w:rsid w:val="000D7D39"/>
    <w:rsid w:val="000E05BA"/>
    <w:rsid w:val="000E2258"/>
    <w:rsid w:val="000E277C"/>
    <w:rsid w:val="000E2B74"/>
    <w:rsid w:val="000E310F"/>
    <w:rsid w:val="000E3330"/>
    <w:rsid w:val="000E3B05"/>
    <w:rsid w:val="000E3D78"/>
    <w:rsid w:val="000E40A7"/>
    <w:rsid w:val="000E4206"/>
    <w:rsid w:val="000E431E"/>
    <w:rsid w:val="000E44E2"/>
    <w:rsid w:val="000E4A34"/>
    <w:rsid w:val="000E542A"/>
    <w:rsid w:val="000E57B5"/>
    <w:rsid w:val="000E5862"/>
    <w:rsid w:val="000E5B5C"/>
    <w:rsid w:val="000E5CEB"/>
    <w:rsid w:val="000E6AC0"/>
    <w:rsid w:val="000E6C1B"/>
    <w:rsid w:val="000E7D19"/>
    <w:rsid w:val="000F00ED"/>
    <w:rsid w:val="000F0372"/>
    <w:rsid w:val="000F0662"/>
    <w:rsid w:val="000F0D2E"/>
    <w:rsid w:val="000F0ED4"/>
    <w:rsid w:val="000F1F13"/>
    <w:rsid w:val="000F2E09"/>
    <w:rsid w:val="000F309A"/>
    <w:rsid w:val="000F43FB"/>
    <w:rsid w:val="000F51E3"/>
    <w:rsid w:val="000F5351"/>
    <w:rsid w:val="000F61C6"/>
    <w:rsid w:val="000F76C4"/>
    <w:rsid w:val="000F7AF8"/>
    <w:rsid w:val="000F7BD5"/>
    <w:rsid w:val="000F7DCE"/>
    <w:rsid w:val="000F7DF4"/>
    <w:rsid w:val="001003FB"/>
    <w:rsid w:val="0010043C"/>
    <w:rsid w:val="00100671"/>
    <w:rsid w:val="00100C9C"/>
    <w:rsid w:val="001012CC"/>
    <w:rsid w:val="00102663"/>
    <w:rsid w:val="00102931"/>
    <w:rsid w:val="0010322E"/>
    <w:rsid w:val="00103578"/>
    <w:rsid w:val="00103C7A"/>
    <w:rsid w:val="00103E0B"/>
    <w:rsid w:val="001042A8"/>
    <w:rsid w:val="00104497"/>
    <w:rsid w:val="0010490B"/>
    <w:rsid w:val="00104C23"/>
    <w:rsid w:val="00104F07"/>
    <w:rsid w:val="0010557E"/>
    <w:rsid w:val="00105886"/>
    <w:rsid w:val="00105E77"/>
    <w:rsid w:val="0010690A"/>
    <w:rsid w:val="00107AA8"/>
    <w:rsid w:val="00110455"/>
    <w:rsid w:val="001104F0"/>
    <w:rsid w:val="00110800"/>
    <w:rsid w:val="001117D0"/>
    <w:rsid w:val="00111994"/>
    <w:rsid w:val="0011253A"/>
    <w:rsid w:val="001127F3"/>
    <w:rsid w:val="00112B42"/>
    <w:rsid w:val="00113005"/>
    <w:rsid w:val="0011301D"/>
    <w:rsid w:val="00114AFF"/>
    <w:rsid w:val="00115134"/>
    <w:rsid w:val="00115528"/>
    <w:rsid w:val="00116801"/>
    <w:rsid w:val="0011741E"/>
    <w:rsid w:val="0011773D"/>
    <w:rsid w:val="00117C7F"/>
    <w:rsid w:val="001203E4"/>
    <w:rsid w:val="00120620"/>
    <w:rsid w:val="001210C9"/>
    <w:rsid w:val="0012121E"/>
    <w:rsid w:val="00121988"/>
    <w:rsid w:val="00121E07"/>
    <w:rsid w:val="00122620"/>
    <w:rsid w:val="00122F7A"/>
    <w:rsid w:val="0012300B"/>
    <w:rsid w:val="001233C8"/>
    <w:rsid w:val="00123481"/>
    <w:rsid w:val="00123F46"/>
    <w:rsid w:val="00123FBD"/>
    <w:rsid w:val="001243A6"/>
    <w:rsid w:val="00124991"/>
    <w:rsid w:val="00124D93"/>
    <w:rsid w:val="00125354"/>
    <w:rsid w:val="001254B1"/>
    <w:rsid w:val="00125FAF"/>
    <w:rsid w:val="001274D6"/>
    <w:rsid w:val="0012750C"/>
    <w:rsid w:val="00127F88"/>
    <w:rsid w:val="0013032D"/>
    <w:rsid w:val="00130504"/>
    <w:rsid w:val="00130758"/>
    <w:rsid w:val="00130946"/>
    <w:rsid w:val="001318C7"/>
    <w:rsid w:val="00133723"/>
    <w:rsid w:val="00133B82"/>
    <w:rsid w:val="00134887"/>
    <w:rsid w:val="00134B67"/>
    <w:rsid w:val="001353D2"/>
    <w:rsid w:val="00136DF9"/>
    <w:rsid w:val="00137D10"/>
    <w:rsid w:val="00137D21"/>
    <w:rsid w:val="00137E6C"/>
    <w:rsid w:val="00140CBA"/>
    <w:rsid w:val="001426AE"/>
    <w:rsid w:val="001429F6"/>
    <w:rsid w:val="0014307C"/>
    <w:rsid w:val="001442D7"/>
    <w:rsid w:val="001443C4"/>
    <w:rsid w:val="00144D07"/>
    <w:rsid w:val="00144D16"/>
    <w:rsid w:val="00144D69"/>
    <w:rsid w:val="001455EC"/>
    <w:rsid w:val="00145679"/>
    <w:rsid w:val="00145700"/>
    <w:rsid w:val="00145A72"/>
    <w:rsid w:val="00145DD0"/>
    <w:rsid w:val="00146449"/>
    <w:rsid w:val="0014695D"/>
    <w:rsid w:val="00146CE4"/>
    <w:rsid w:val="0014783B"/>
    <w:rsid w:val="0015018A"/>
    <w:rsid w:val="00150A3A"/>
    <w:rsid w:val="0015101B"/>
    <w:rsid w:val="00151A12"/>
    <w:rsid w:val="00151C5C"/>
    <w:rsid w:val="00152090"/>
    <w:rsid w:val="00152FDB"/>
    <w:rsid w:val="00153F73"/>
    <w:rsid w:val="00153F83"/>
    <w:rsid w:val="001545ED"/>
    <w:rsid w:val="0015479E"/>
    <w:rsid w:val="00154BCB"/>
    <w:rsid w:val="00154E1F"/>
    <w:rsid w:val="00154EA0"/>
    <w:rsid w:val="001550DC"/>
    <w:rsid w:val="0015549F"/>
    <w:rsid w:val="00155CB7"/>
    <w:rsid w:val="00156A3F"/>
    <w:rsid w:val="00156C41"/>
    <w:rsid w:val="00156E42"/>
    <w:rsid w:val="00157F6A"/>
    <w:rsid w:val="00157F7B"/>
    <w:rsid w:val="001600A4"/>
    <w:rsid w:val="001602C4"/>
    <w:rsid w:val="00160B7B"/>
    <w:rsid w:val="00161552"/>
    <w:rsid w:val="001616FC"/>
    <w:rsid w:val="001619DF"/>
    <w:rsid w:val="00161CDC"/>
    <w:rsid w:val="00163CED"/>
    <w:rsid w:val="00163F5E"/>
    <w:rsid w:val="001647DC"/>
    <w:rsid w:val="00165432"/>
    <w:rsid w:val="0016645D"/>
    <w:rsid w:val="001666D8"/>
    <w:rsid w:val="001676B2"/>
    <w:rsid w:val="001678C7"/>
    <w:rsid w:val="00167BAF"/>
    <w:rsid w:val="001713B7"/>
    <w:rsid w:val="001715C2"/>
    <w:rsid w:val="00171DB0"/>
    <w:rsid w:val="00172C16"/>
    <w:rsid w:val="001735AA"/>
    <w:rsid w:val="001742CB"/>
    <w:rsid w:val="001749D4"/>
    <w:rsid w:val="00174F37"/>
    <w:rsid w:val="00175261"/>
    <w:rsid w:val="00175443"/>
    <w:rsid w:val="00175C93"/>
    <w:rsid w:val="0017613B"/>
    <w:rsid w:val="00176AB6"/>
    <w:rsid w:val="0018026E"/>
    <w:rsid w:val="001808B2"/>
    <w:rsid w:val="00181423"/>
    <w:rsid w:val="0018209B"/>
    <w:rsid w:val="001826EC"/>
    <w:rsid w:val="00183ABF"/>
    <w:rsid w:val="001845FA"/>
    <w:rsid w:val="001847E8"/>
    <w:rsid w:val="00184A17"/>
    <w:rsid w:val="00184A98"/>
    <w:rsid w:val="001854F5"/>
    <w:rsid w:val="00185596"/>
    <w:rsid w:val="00185A2B"/>
    <w:rsid w:val="00185F6F"/>
    <w:rsid w:val="00186B44"/>
    <w:rsid w:val="00190B57"/>
    <w:rsid w:val="00190DD9"/>
    <w:rsid w:val="0019190A"/>
    <w:rsid w:val="00191A53"/>
    <w:rsid w:val="0019211B"/>
    <w:rsid w:val="00192608"/>
    <w:rsid w:val="0019304F"/>
    <w:rsid w:val="00193276"/>
    <w:rsid w:val="00193800"/>
    <w:rsid w:val="00194024"/>
    <w:rsid w:val="0019487D"/>
    <w:rsid w:val="00194C6B"/>
    <w:rsid w:val="001954DA"/>
    <w:rsid w:val="001960B2"/>
    <w:rsid w:val="00196482"/>
    <w:rsid w:val="001967C0"/>
    <w:rsid w:val="00196814"/>
    <w:rsid w:val="00196A8A"/>
    <w:rsid w:val="00196ADE"/>
    <w:rsid w:val="00196B95"/>
    <w:rsid w:val="00196F63"/>
    <w:rsid w:val="001972ED"/>
    <w:rsid w:val="00197A3D"/>
    <w:rsid w:val="00197C31"/>
    <w:rsid w:val="001A0E65"/>
    <w:rsid w:val="001A2298"/>
    <w:rsid w:val="001A2969"/>
    <w:rsid w:val="001A3133"/>
    <w:rsid w:val="001A35D3"/>
    <w:rsid w:val="001A3A38"/>
    <w:rsid w:val="001A4DCE"/>
    <w:rsid w:val="001A4F68"/>
    <w:rsid w:val="001A54F9"/>
    <w:rsid w:val="001A56CE"/>
    <w:rsid w:val="001A58F3"/>
    <w:rsid w:val="001A5B6C"/>
    <w:rsid w:val="001A6EF4"/>
    <w:rsid w:val="001A729B"/>
    <w:rsid w:val="001A7726"/>
    <w:rsid w:val="001A77C9"/>
    <w:rsid w:val="001A7A68"/>
    <w:rsid w:val="001B03A5"/>
    <w:rsid w:val="001B0834"/>
    <w:rsid w:val="001B1CFE"/>
    <w:rsid w:val="001B1D67"/>
    <w:rsid w:val="001B25F6"/>
    <w:rsid w:val="001B334B"/>
    <w:rsid w:val="001B39DD"/>
    <w:rsid w:val="001B3B78"/>
    <w:rsid w:val="001B425A"/>
    <w:rsid w:val="001B4426"/>
    <w:rsid w:val="001B45ED"/>
    <w:rsid w:val="001B482E"/>
    <w:rsid w:val="001B4EED"/>
    <w:rsid w:val="001B5194"/>
    <w:rsid w:val="001B540B"/>
    <w:rsid w:val="001B57C2"/>
    <w:rsid w:val="001B5A48"/>
    <w:rsid w:val="001B62FF"/>
    <w:rsid w:val="001B67FF"/>
    <w:rsid w:val="001B6F57"/>
    <w:rsid w:val="001B715E"/>
    <w:rsid w:val="001B76FA"/>
    <w:rsid w:val="001B7E0E"/>
    <w:rsid w:val="001C0429"/>
    <w:rsid w:val="001C051E"/>
    <w:rsid w:val="001C065C"/>
    <w:rsid w:val="001C0FD8"/>
    <w:rsid w:val="001C21CB"/>
    <w:rsid w:val="001C2282"/>
    <w:rsid w:val="001C27F4"/>
    <w:rsid w:val="001C28F0"/>
    <w:rsid w:val="001C30B8"/>
    <w:rsid w:val="001C385A"/>
    <w:rsid w:val="001C4319"/>
    <w:rsid w:val="001C65E2"/>
    <w:rsid w:val="001C6671"/>
    <w:rsid w:val="001C6E24"/>
    <w:rsid w:val="001C7189"/>
    <w:rsid w:val="001C78AB"/>
    <w:rsid w:val="001C7B28"/>
    <w:rsid w:val="001C7BCE"/>
    <w:rsid w:val="001C7CCF"/>
    <w:rsid w:val="001C7F1A"/>
    <w:rsid w:val="001D0329"/>
    <w:rsid w:val="001D1383"/>
    <w:rsid w:val="001D13E6"/>
    <w:rsid w:val="001D1C98"/>
    <w:rsid w:val="001D1E6C"/>
    <w:rsid w:val="001D27CB"/>
    <w:rsid w:val="001D2E59"/>
    <w:rsid w:val="001D3405"/>
    <w:rsid w:val="001D424B"/>
    <w:rsid w:val="001D4486"/>
    <w:rsid w:val="001D52EC"/>
    <w:rsid w:val="001D569E"/>
    <w:rsid w:val="001D56F5"/>
    <w:rsid w:val="001D57BE"/>
    <w:rsid w:val="001D5DC4"/>
    <w:rsid w:val="001D6F08"/>
    <w:rsid w:val="001D6F96"/>
    <w:rsid w:val="001D72F2"/>
    <w:rsid w:val="001D7347"/>
    <w:rsid w:val="001E10C6"/>
    <w:rsid w:val="001E1D31"/>
    <w:rsid w:val="001E257E"/>
    <w:rsid w:val="001E2988"/>
    <w:rsid w:val="001E316C"/>
    <w:rsid w:val="001E338C"/>
    <w:rsid w:val="001E33D1"/>
    <w:rsid w:val="001E33DA"/>
    <w:rsid w:val="001E36FE"/>
    <w:rsid w:val="001E4405"/>
    <w:rsid w:val="001E5316"/>
    <w:rsid w:val="001E5907"/>
    <w:rsid w:val="001E5C58"/>
    <w:rsid w:val="001E5FA1"/>
    <w:rsid w:val="001E65E6"/>
    <w:rsid w:val="001E6CD7"/>
    <w:rsid w:val="001E7A2D"/>
    <w:rsid w:val="001F10D9"/>
    <w:rsid w:val="001F1941"/>
    <w:rsid w:val="001F213E"/>
    <w:rsid w:val="001F21D1"/>
    <w:rsid w:val="001F29B7"/>
    <w:rsid w:val="001F2D1E"/>
    <w:rsid w:val="001F2FB3"/>
    <w:rsid w:val="001F3060"/>
    <w:rsid w:val="001F419F"/>
    <w:rsid w:val="001F4B1F"/>
    <w:rsid w:val="001F4D0F"/>
    <w:rsid w:val="001F4EDB"/>
    <w:rsid w:val="001F5DCA"/>
    <w:rsid w:val="001F6090"/>
    <w:rsid w:val="001F6ADE"/>
    <w:rsid w:val="001F7305"/>
    <w:rsid w:val="001F731E"/>
    <w:rsid w:val="001F781B"/>
    <w:rsid w:val="001F7906"/>
    <w:rsid w:val="00201C55"/>
    <w:rsid w:val="00201F46"/>
    <w:rsid w:val="00202DC8"/>
    <w:rsid w:val="0020335A"/>
    <w:rsid w:val="002041DF"/>
    <w:rsid w:val="00204DA7"/>
    <w:rsid w:val="00205256"/>
    <w:rsid w:val="00205D7A"/>
    <w:rsid w:val="002063A0"/>
    <w:rsid w:val="0020687A"/>
    <w:rsid w:val="00207204"/>
    <w:rsid w:val="00207629"/>
    <w:rsid w:val="00207835"/>
    <w:rsid w:val="00207F68"/>
    <w:rsid w:val="00207FAD"/>
    <w:rsid w:val="002105F2"/>
    <w:rsid w:val="00210849"/>
    <w:rsid w:val="0021256D"/>
    <w:rsid w:val="00212D21"/>
    <w:rsid w:val="00214923"/>
    <w:rsid w:val="00215589"/>
    <w:rsid w:val="002155DA"/>
    <w:rsid w:val="00215F17"/>
    <w:rsid w:val="002203AF"/>
    <w:rsid w:val="002203CD"/>
    <w:rsid w:val="00220A6A"/>
    <w:rsid w:val="00220C93"/>
    <w:rsid w:val="002221C3"/>
    <w:rsid w:val="00222422"/>
    <w:rsid w:val="00222590"/>
    <w:rsid w:val="00222635"/>
    <w:rsid w:val="002226FC"/>
    <w:rsid w:val="00222AED"/>
    <w:rsid w:val="00222E99"/>
    <w:rsid w:val="002232FC"/>
    <w:rsid w:val="002235F1"/>
    <w:rsid w:val="00223611"/>
    <w:rsid w:val="00223B29"/>
    <w:rsid w:val="00223BCF"/>
    <w:rsid w:val="00223DD0"/>
    <w:rsid w:val="00223F3B"/>
    <w:rsid w:val="00224231"/>
    <w:rsid w:val="00224917"/>
    <w:rsid w:val="00225484"/>
    <w:rsid w:val="00226565"/>
    <w:rsid w:val="002270F8"/>
    <w:rsid w:val="00227723"/>
    <w:rsid w:val="00227DDA"/>
    <w:rsid w:val="002301CB"/>
    <w:rsid w:val="0023061B"/>
    <w:rsid w:val="00230A44"/>
    <w:rsid w:val="00230B17"/>
    <w:rsid w:val="00230D03"/>
    <w:rsid w:val="00230F7C"/>
    <w:rsid w:val="00231198"/>
    <w:rsid w:val="00231925"/>
    <w:rsid w:val="00231D9E"/>
    <w:rsid w:val="00231F8B"/>
    <w:rsid w:val="0023261B"/>
    <w:rsid w:val="002329FA"/>
    <w:rsid w:val="00232E89"/>
    <w:rsid w:val="00233295"/>
    <w:rsid w:val="002335BE"/>
    <w:rsid w:val="00233DCC"/>
    <w:rsid w:val="00234384"/>
    <w:rsid w:val="00234569"/>
    <w:rsid w:val="002349B4"/>
    <w:rsid w:val="00234E6E"/>
    <w:rsid w:val="002352F0"/>
    <w:rsid w:val="00235BF9"/>
    <w:rsid w:val="002369A8"/>
    <w:rsid w:val="00237205"/>
    <w:rsid w:val="0023797F"/>
    <w:rsid w:val="00237DFC"/>
    <w:rsid w:val="00240136"/>
    <w:rsid w:val="002407BD"/>
    <w:rsid w:val="0024118E"/>
    <w:rsid w:val="002415A2"/>
    <w:rsid w:val="00241B14"/>
    <w:rsid w:val="00241EF4"/>
    <w:rsid w:val="002424BE"/>
    <w:rsid w:val="00242BB1"/>
    <w:rsid w:val="00242D2B"/>
    <w:rsid w:val="00243F85"/>
    <w:rsid w:val="00244A65"/>
    <w:rsid w:val="00244B8C"/>
    <w:rsid w:val="00244C6C"/>
    <w:rsid w:val="002455D2"/>
    <w:rsid w:val="002464BA"/>
    <w:rsid w:val="00246715"/>
    <w:rsid w:val="00246D59"/>
    <w:rsid w:val="00247483"/>
    <w:rsid w:val="00247B99"/>
    <w:rsid w:val="00247F15"/>
    <w:rsid w:val="00247F8B"/>
    <w:rsid w:val="002512B0"/>
    <w:rsid w:val="00251695"/>
    <w:rsid w:val="00251D7C"/>
    <w:rsid w:val="00252396"/>
    <w:rsid w:val="00253022"/>
    <w:rsid w:val="00253027"/>
    <w:rsid w:val="0025329D"/>
    <w:rsid w:val="00254389"/>
    <w:rsid w:val="00254E5A"/>
    <w:rsid w:val="002564C1"/>
    <w:rsid w:val="00257309"/>
    <w:rsid w:val="00257AD5"/>
    <w:rsid w:val="00257C77"/>
    <w:rsid w:val="002603B2"/>
    <w:rsid w:val="002616D9"/>
    <w:rsid w:val="00261DA0"/>
    <w:rsid w:val="002628C0"/>
    <w:rsid w:val="00263434"/>
    <w:rsid w:val="002634C8"/>
    <w:rsid w:val="00264122"/>
    <w:rsid w:val="00264167"/>
    <w:rsid w:val="00264226"/>
    <w:rsid w:val="00264764"/>
    <w:rsid w:val="00264A1B"/>
    <w:rsid w:val="002656FD"/>
    <w:rsid w:val="00266029"/>
    <w:rsid w:val="0026615A"/>
    <w:rsid w:val="002663D6"/>
    <w:rsid w:val="00266875"/>
    <w:rsid w:val="0026749C"/>
    <w:rsid w:val="002675AB"/>
    <w:rsid w:val="00267C34"/>
    <w:rsid w:val="00270056"/>
    <w:rsid w:val="002704B0"/>
    <w:rsid w:val="00271087"/>
    <w:rsid w:val="00271267"/>
    <w:rsid w:val="00271B1A"/>
    <w:rsid w:val="00271C0B"/>
    <w:rsid w:val="00272021"/>
    <w:rsid w:val="002722DB"/>
    <w:rsid w:val="00272416"/>
    <w:rsid w:val="00272F7E"/>
    <w:rsid w:val="002731FD"/>
    <w:rsid w:val="00273C8A"/>
    <w:rsid w:val="00274410"/>
    <w:rsid w:val="0027486D"/>
    <w:rsid w:val="002755AA"/>
    <w:rsid w:val="002759DF"/>
    <w:rsid w:val="00276342"/>
    <w:rsid w:val="00276A08"/>
    <w:rsid w:val="0027716A"/>
    <w:rsid w:val="002773CA"/>
    <w:rsid w:val="00277A1B"/>
    <w:rsid w:val="00277AA3"/>
    <w:rsid w:val="002804DD"/>
    <w:rsid w:val="00281E0D"/>
    <w:rsid w:val="002820F8"/>
    <w:rsid w:val="00282F68"/>
    <w:rsid w:val="00283B4A"/>
    <w:rsid w:val="0028404B"/>
    <w:rsid w:val="002848EF"/>
    <w:rsid w:val="00284AC2"/>
    <w:rsid w:val="002858A2"/>
    <w:rsid w:val="00285AC7"/>
    <w:rsid w:val="002869F4"/>
    <w:rsid w:val="00287179"/>
    <w:rsid w:val="00287188"/>
    <w:rsid w:val="00287499"/>
    <w:rsid w:val="0028753E"/>
    <w:rsid w:val="00287A76"/>
    <w:rsid w:val="00287B02"/>
    <w:rsid w:val="00287C78"/>
    <w:rsid w:val="002911A1"/>
    <w:rsid w:val="002911BA"/>
    <w:rsid w:val="00291CB2"/>
    <w:rsid w:val="00291E54"/>
    <w:rsid w:val="00291E71"/>
    <w:rsid w:val="0029209A"/>
    <w:rsid w:val="0029285D"/>
    <w:rsid w:val="00292AE6"/>
    <w:rsid w:val="00292ED0"/>
    <w:rsid w:val="00293226"/>
    <w:rsid w:val="00293567"/>
    <w:rsid w:val="00293E2B"/>
    <w:rsid w:val="002942B2"/>
    <w:rsid w:val="00294753"/>
    <w:rsid w:val="0029478B"/>
    <w:rsid w:val="0029593A"/>
    <w:rsid w:val="002959DB"/>
    <w:rsid w:val="002960B1"/>
    <w:rsid w:val="0029659E"/>
    <w:rsid w:val="0029684B"/>
    <w:rsid w:val="00296D3C"/>
    <w:rsid w:val="00297BD9"/>
    <w:rsid w:val="002A012E"/>
    <w:rsid w:val="002A01D0"/>
    <w:rsid w:val="002A14B7"/>
    <w:rsid w:val="002A196B"/>
    <w:rsid w:val="002A25C0"/>
    <w:rsid w:val="002A2EBA"/>
    <w:rsid w:val="002A2F4F"/>
    <w:rsid w:val="002A33F7"/>
    <w:rsid w:val="002A3F4C"/>
    <w:rsid w:val="002A4003"/>
    <w:rsid w:val="002A55D7"/>
    <w:rsid w:val="002A782E"/>
    <w:rsid w:val="002A7B65"/>
    <w:rsid w:val="002B04F7"/>
    <w:rsid w:val="002B056E"/>
    <w:rsid w:val="002B090A"/>
    <w:rsid w:val="002B125E"/>
    <w:rsid w:val="002B183D"/>
    <w:rsid w:val="002B26D3"/>
    <w:rsid w:val="002B271E"/>
    <w:rsid w:val="002B2FEE"/>
    <w:rsid w:val="002B328A"/>
    <w:rsid w:val="002B3927"/>
    <w:rsid w:val="002B3E44"/>
    <w:rsid w:val="002B469A"/>
    <w:rsid w:val="002B5930"/>
    <w:rsid w:val="002B5B85"/>
    <w:rsid w:val="002B75D8"/>
    <w:rsid w:val="002B79EB"/>
    <w:rsid w:val="002B7B6C"/>
    <w:rsid w:val="002C1103"/>
    <w:rsid w:val="002C1623"/>
    <w:rsid w:val="002C175F"/>
    <w:rsid w:val="002C1927"/>
    <w:rsid w:val="002C1CFC"/>
    <w:rsid w:val="002C1E9C"/>
    <w:rsid w:val="002C205F"/>
    <w:rsid w:val="002C23FC"/>
    <w:rsid w:val="002C2C9C"/>
    <w:rsid w:val="002C2F8B"/>
    <w:rsid w:val="002C3025"/>
    <w:rsid w:val="002C3058"/>
    <w:rsid w:val="002C465D"/>
    <w:rsid w:val="002C4957"/>
    <w:rsid w:val="002C4AF8"/>
    <w:rsid w:val="002C5D79"/>
    <w:rsid w:val="002C6553"/>
    <w:rsid w:val="002C6775"/>
    <w:rsid w:val="002C711E"/>
    <w:rsid w:val="002C7289"/>
    <w:rsid w:val="002C75AE"/>
    <w:rsid w:val="002C76D5"/>
    <w:rsid w:val="002C773A"/>
    <w:rsid w:val="002C7ADB"/>
    <w:rsid w:val="002D0272"/>
    <w:rsid w:val="002D03D9"/>
    <w:rsid w:val="002D0681"/>
    <w:rsid w:val="002D07E9"/>
    <w:rsid w:val="002D0A58"/>
    <w:rsid w:val="002D0C8A"/>
    <w:rsid w:val="002D0F18"/>
    <w:rsid w:val="002D12BE"/>
    <w:rsid w:val="002D1536"/>
    <w:rsid w:val="002D2850"/>
    <w:rsid w:val="002D29EF"/>
    <w:rsid w:val="002D3E81"/>
    <w:rsid w:val="002D40CB"/>
    <w:rsid w:val="002D44AE"/>
    <w:rsid w:val="002D53D0"/>
    <w:rsid w:val="002D540E"/>
    <w:rsid w:val="002D54C5"/>
    <w:rsid w:val="002D59F1"/>
    <w:rsid w:val="002D5A22"/>
    <w:rsid w:val="002D620A"/>
    <w:rsid w:val="002D6476"/>
    <w:rsid w:val="002D6D0A"/>
    <w:rsid w:val="002D7386"/>
    <w:rsid w:val="002D76F1"/>
    <w:rsid w:val="002D7701"/>
    <w:rsid w:val="002E0609"/>
    <w:rsid w:val="002E0644"/>
    <w:rsid w:val="002E10AA"/>
    <w:rsid w:val="002E11D5"/>
    <w:rsid w:val="002E13FE"/>
    <w:rsid w:val="002E20BA"/>
    <w:rsid w:val="002E2768"/>
    <w:rsid w:val="002E29E1"/>
    <w:rsid w:val="002E3019"/>
    <w:rsid w:val="002E37A5"/>
    <w:rsid w:val="002E3AEA"/>
    <w:rsid w:val="002E4D6F"/>
    <w:rsid w:val="002E50D5"/>
    <w:rsid w:val="002E575F"/>
    <w:rsid w:val="002E5801"/>
    <w:rsid w:val="002E647A"/>
    <w:rsid w:val="002E6BA0"/>
    <w:rsid w:val="002E738E"/>
    <w:rsid w:val="002E7394"/>
    <w:rsid w:val="002E7DC4"/>
    <w:rsid w:val="002F0265"/>
    <w:rsid w:val="002F056B"/>
    <w:rsid w:val="002F0609"/>
    <w:rsid w:val="002F0A11"/>
    <w:rsid w:val="002F0A3F"/>
    <w:rsid w:val="002F116C"/>
    <w:rsid w:val="002F117C"/>
    <w:rsid w:val="002F15B6"/>
    <w:rsid w:val="002F1ED2"/>
    <w:rsid w:val="002F2429"/>
    <w:rsid w:val="002F33EE"/>
    <w:rsid w:val="002F3743"/>
    <w:rsid w:val="002F3A2F"/>
    <w:rsid w:val="002F3BEE"/>
    <w:rsid w:val="002F4000"/>
    <w:rsid w:val="002F4580"/>
    <w:rsid w:val="002F45C2"/>
    <w:rsid w:val="002F512A"/>
    <w:rsid w:val="002F54F5"/>
    <w:rsid w:val="002F5620"/>
    <w:rsid w:val="002F58F4"/>
    <w:rsid w:val="002F68FA"/>
    <w:rsid w:val="002F705D"/>
    <w:rsid w:val="002F719D"/>
    <w:rsid w:val="002F7928"/>
    <w:rsid w:val="002F7DF5"/>
    <w:rsid w:val="0030069B"/>
    <w:rsid w:val="003020D3"/>
    <w:rsid w:val="003027F5"/>
    <w:rsid w:val="00302921"/>
    <w:rsid w:val="00302C75"/>
    <w:rsid w:val="00302F03"/>
    <w:rsid w:val="003030B1"/>
    <w:rsid w:val="003032B0"/>
    <w:rsid w:val="003034A3"/>
    <w:rsid w:val="00303642"/>
    <w:rsid w:val="0030401B"/>
    <w:rsid w:val="00305D12"/>
    <w:rsid w:val="003065DD"/>
    <w:rsid w:val="003065EC"/>
    <w:rsid w:val="00307322"/>
    <w:rsid w:val="00307AB8"/>
    <w:rsid w:val="00307B9A"/>
    <w:rsid w:val="00310F90"/>
    <w:rsid w:val="00311238"/>
    <w:rsid w:val="00311990"/>
    <w:rsid w:val="00311B47"/>
    <w:rsid w:val="00311CA5"/>
    <w:rsid w:val="00311E26"/>
    <w:rsid w:val="00311F75"/>
    <w:rsid w:val="00312448"/>
    <w:rsid w:val="00312AAE"/>
    <w:rsid w:val="00312DA6"/>
    <w:rsid w:val="00313C66"/>
    <w:rsid w:val="00314CE8"/>
    <w:rsid w:val="00314ECA"/>
    <w:rsid w:val="00315A0C"/>
    <w:rsid w:val="00316173"/>
    <w:rsid w:val="003163B6"/>
    <w:rsid w:val="00316EE9"/>
    <w:rsid w:val="003170C3"/>
    <w:rsid w:val="00317106"/>
    <w:rsid w:val="0031792D"/>
    <w:rsid w:val="003202F7"/>
    <w:rsid w:val="0032098B"/>
    <w:rsid w:val="00320DCD"/>
    <w:rsid w:val="00321380"/>
    <w:rsid w:val="00321AEE"/>
    <w:rsid w:val="00321CF9"/>
    <w:rsid w:val="00321DAC"/>
    <w:rsid w:val="003226E6"/>
    <w:rsid w:val="003228D8"/>
    <w:rsid w:val="003228E1"/>
    <w:rsid w:val="00322AEC"/>
    <w:rsid w:val="003230D8"/>
    <w:rsid w:val="003232C6"/>
    <w:rsid w:val="0032363B"/>
    <w:rsid w:val="00323728"/>
    <w:rsid w:val="003267FB"/>
    <w:rsid w:val="003270AB"/>
    <w:rsid w:val="003272D5"/>
    <w:rsid w:val="0032759D"/>
    <w:rsid w:val="00330306"/>
    <w:rsid w:val="003304C9"/>
    <w:rsid w:val="00330B93"/>
    <w:rsid w:val="00330C70"/>
    <w:rsid w:val="00330EDF"/>
    <w:rsid w:val="00330EFC"/>
    <w:rsid w:val="00331276"/>
    <w:rsid w:val="003317C6"/>
    <w:rsid w:val="00332245"/>
    <w:rsid w:val="0033336D"/>
    <w:rsid w:val="003337E0"/>
    <w:rsid w:val="003350A7"/>
    <w:rsid w:val="00335810"/>
    <w:rsid w:val="003364D6"/>
    <w:rsid w:val="00340024"/>
    <w:rsid w:val="00340125"/>
    <w:rsid w:val="00340B71"/>
    <w:rsid w:val="00340D59"/>
    <w:rsid w:val="003413A7"/>
    <w:rsid w:val="003413FD"/>
    <w:rsid w:val="003417CF"/>
    <w:rsid w:val="00342340"/>
    <w:rsid w:val="00342832"/>
    <w:rsid w:val="0034344B"/>
    <w:rsid w:val="0034374F"/>
    <w:rsid w:val="00343D27"/>
    <w:rsid w:val="003446FB"/>
    <w:rsid w:val="0034484C"/>
    <w:rsid w:val="00344B68"/>
    <w:rsid w:val="00344D1C"/>
    <w:rsid w:val="00344D24"/>
    <w:rsid w:val="00345711"/>
    <w:rsid w:val="0034587C"/>
    <w:rsid w:val="0034661B"/>
    <w:rsid w:val="003471DC"/>
    <w:rsid w:val="003471F9"/>
    <w:rsid w:val="00347E04"/>
    <w:rsid w:val="00350382"/>
    <w:rsid w:val="00350AE7"/>
    <w:rsid w:val="003519F0"/>
    <w:rsid w:val="00354038"/>
    <w:rsid w:val="003546D2"/>
    <w:rsid w:val="003548A6"/>
    <w:rsid w:val="00356312"/>
    <w:rsid w:val="0035680B"/>
    <w:rsid w:val="00356AFD"/>
    <w:rsid w:val="00357142"/>
    <w:rsid w:val="00357270"/>
    <w:rsid w:val="00360253"/>
    <w:rsid w:val="00360509"/>
    <w:rsid w:val="0036054D"/>
    <w:rsid w:val="00360D13"/>
    <w:rsid w:val="003611F5"/>
    <w:rsid w:val="00361E55"/>
    <w:rsid w:val="00362F05"/>
    <w:rsid w:val="003635C9"/>
    <w:rsid w:val="00363D50"/>
    <w:rsid w:val="0036497E"/>
    <w:rsid w:val="00366154"/>
    <w:rsid w:val="00366C23"/>
    <w:rsid w:val="00367287"/>
    <w:rsid w:val="00367742"/>
    <w:rsid w:val="00367C7B"/>
    <w:rsid w:val="00370C4C"/>
    <w:rsid w:val="00371175"/>
    <w:rsid w:val="00371ADC"/>
    <w:rsid w:val="00371F2A"/>
    <w:rsid w:val="00372E64"/>
    <w:rsid w:val="00372FA1"/>
    <w:rsid w:val="0037363E"/>
    <w:rsid w:val="00373AAE"/>
    <w:rsid w:val="003744F4"/>
    <w:rsid w:val="00374A85"/>
    <w:rsid w:val="003757D8"/>
    <w:rsid w:val="00375990"/>
    <w:rsid w:val="00375B55"/>
    <w:rsid w:val="003767BB"/>
    <w:rsid w:val="00376883"/>
    <w:rsid w:val="00376E11"/>
    <w:rsid w:val="00380701"/>
    <w:rsid w:val="00381685"/>
    <w:rsid w:val="00381A12"/>
    <w:rsid w:val="00382981"/>
    <w:rsid w:val="00382D2F"/>
    <w:rsid w:val="003835F9"/>
    <w:rsid w:val="0038451D"/>
    <w:rsid w:val="003848A9"/>
    <w:rsid w:val="00384FD4"/>
    <w:rsid w:val="00385A22"/>
    <w:rsid w:val="00385A28"/>
    <w:rsid w:val="00386070"/>
    <w:rsid w:val="00386AD6"/>
    <w:rsid w:val="00386F22"/>
    <w:rsid w:val="00386FD7"/>
    <w:rsid w:val="00387019"/>
    <w:rsid w:val="003876B2"/>
    <w:rsid w:val="00390A1F"/>
    <w:rsid w:val="0039384F"/>
    <w:rsid w:val="00395591"/>
    <w:rsid w:val="0039620C"/>
    <w:rsid w:val="00396373"/>
    <w:rsid w:val="0039647B"/>
    <w:rsid w:val="00396B6C"/>
    <w:rsid w:val="00397C8B"/>
    <w:rsid w:val="00397F5F"/>
    <w:rsid w:val="003A0143"/>
    <w:rsid w:val="003A058C"/>
    <w:rsid w:val="003A07B8"/>
    <w:rsid w:val="003A1ED0"/>
    <w:rsid w:val="003A267C"/>
    <w:rsid w:val="003A2785"/>
    <w:rsid w:val="003A2872"/>
    <w:rsid w:val="003A2F92"/>
    <w:rsid w:val="003A2FFB"/>
    <w:rsid w:val="003A32F9"/>
    <w:rsid w:val="003A3495"/>
    <w:rsid w:val="003A372E"/>
    <w:rsid w:val="003A3813"/>
    <w:rsid w:val="003A389F"/>
    <w:rsid w:val="003A3958"/>
    <w:rsid w:val="003A3F6C"/>
    <w:rsid w:val="003A4186"/>
    <w:rsid w:val="003A461A"/>
    <w:rsid w:val="003A4A0C"/>
    <w:rsid w:val="003A4C0C"/>
    <w:rsid w:val="003A4DC7"/>
    <w:rsid w:val="003A51B0"/>
    <w:rsid w:val="003A5988"/>
    <w:rsid w:val="003A5F95"/>
    <w:rsid w:val="003A6959"/>
    <w:rsid w:val="003A6C93"/>
    <w:rsid w:val="003A6ED9"/>
    <w:rsid w:val="003A792F"/>
    <w:rsid w:val="003A7F3E"/>
    <w:rsid w:val="003B1579"/>
    <w:rsid w:val="003B233B"/>
    <w:rsid w:val="003B2AD2"/>
    <w:rsid w:val="003B2F72"/>
    <w:rsid w:val="003B3936"/>
    <w:rsid w:val="003B3A48"/>
    <w:rsid w:val="003B41CF"/>
    <w:rsid w:val="003B4AAB"/>
    <w:rsid w:val="003B4BCC"/>
    <w:rsid w:val="003B50E0"/>
    <w:rsid w:val="003B5EBA"/>
    <w:rsid w:val="003B6414"/>
    <w:rsid w:val="003B64EA"/>
    <w:rsid w:val="003B6629"/>
    <w:rsid w:val="003B6673"/>
    <w:rsid w:val="003B673D"/>
    <w:rsid w:val="003B6D37"/>
    <w:rsid w:val="003B7E3D"/>
    <w:rsid w:val="003C00BE"/>
    <w:rsid w:val="003C038D"/>
    <w:rsid w:val="003C0637"/>
    <w:rsid w:val="003C0906"/>
    <w:rsid w:val="003C0C44"/>
    <w:rsid w:val="003C0DC3"/>
    <w:rsid w:val="003C138E"/>
    <w:rsid w:val="003C189B"/>
    <w:rsid w:val="003C1F45"/>
    <w:rsid w:val="003C1F6E"/>
    <w:rsid w:val="003C2A15"/>
    <w:rsid w:val="003C4AEA"/>
    <w:rsid w:val="003C4F32"/>
    <w:rsid w:val="003C5023"/>
    <w:rsid w:val="003C52E2"/>
    <w:rsid w:val="003C5AF6"/>
    <w:rsid w:val="003C5AF9"/>
    <w:rsid w:val="003C62E1"/>
    <w:rsid w:val="003C6412"/>
    <w:rsid w:val="003C6818"/>
    <w:rsid w:val="003C6D6B"/>
    <w:rsid w:val="003C7077"/>
    <w:rsid w:val="003D0448"/>
    <w:rsid w:val="003D050A"/>
    <w:rsid w:val="003D1200"/>
    <w:rsid w:val="003D1209"/>
    <w:rsid w:val="003D1518"/>
    <w:rsid w:val="003D1B4B"/>
    <w:rsid w:val="003D1C30"/>
    <w:rsid w:val="003D1ED0"/>
    <w:rsid w:val="003D1F2B"/>
    <w:rsid w:val="003D22A6"/>
    <w:rsid w:val="003D2349"/>
    <w:rsid w:val="003D2499"/>
    <w:rsid w:val="003D286B"/>
    <w:rsid w:val="003D2BCD"/>
    <w:rsid w:val="003D33C7"/>
    <w:rsid w:val="003D34A2"/>
    <w:rsid w:val="003D35C5"/>
    <w:rsid w:val="003D364F"/>
    <w:rsid w:val="003D4256"/>
    <w:rsid w:val="003D57C6"/>
    <w:rsid w:val="003D5E31"/>
    <w:rsid w:val="003D6A00"/>
    <w:rsid w:val="003D6BCE"/>
    <w:rsid w:val="003D7542"/>
    <w:rsid w:val="003D75E4"/>
    <w:rsid w:val="003D7E72"/>
    <w:rsid w:val="003D7FD7"/>
    <w:rsid w:val="003E0D89"/>
    <w:rsid w:val="003E16B9"/>
    <w:rsid w:val="003E1A22"/>
    <w:rsid w:val="003E2CB0"/>
    <w:rsid w:val="003E2D0C"/>
    <w:rsid w:val="003E381A"/>
    <w:rsid w:val="003E3A97"/>
    <w:rsid w:val="003E4273"/>
    <w:rsid w:val="003E451E"/>
    <w:rsid w:val="003E5D8A"/>
    <w:rsid w:val="003E6116"/>
    <w:rsid w:val="003E6133"/>
    <w:rsid w:val="003E642B"/>
    <w:rsid w:val="003E6840"/>
    <w:rsid w:val="003E7390"/>
    <w:rsid w:val="003E745E"/>
    <w:rsid w:val="003E7F98"/>
    <w:rsid w:val="003F1342"/>
    <w:rsid w:val="003F1517"/>
    <w:rsid w:val="003F1BBA"/>
    <w:rsid w:val="003F1FA3"/>
    <w:rsid w:val="003F2947"/>
    <w:rsid w:val="003F29E3"/>
    <w:rsid w:val="003F2B8A"/>
    <w:rsid w:val="003F2ED6"/>
    <w:rsid w:val="003F337B"/>
    <w:rsid w:val="003F38F6"/>
    <w:rsid w:val="003F39C2"/>
    <w:rsid w:val="003F3EFE"/>
    <w:rsid w:val="003F4261"/>
    <w:rsid w:val="003F48B6"/>
    <w:rsid w:val="003F50D8"/>
    <w:rsid w:val="003F50E9"/>
    <w:rsid w:val="003F5344"/>
    <w:rsid w:val="003F5A4D"/>
    <w:rsid w:val="003F6C9A"/>
    <w:rsid w:val="003F6F89"/>
    <w:rsid w:val="003F6FB0"/>
    <w:rsid w:val="003F7070"/>
    <w:rsid w:val="003F74C4"/>
    <w:rsid w:val="003F77B2"/>
    <w:rsid w:val="003F7D3E"/>
    <w:rsid w:val="003F7D83"/>
    <w:rsid w:val="003F7FCF"/>
    <w:rsid w:val="00400B45"/>
    <w:rsid w:val="00401747"/>
    <w:rsid w:val="0040219A"/>
    <w:rsid w:val="00402654"/>
    <w:rsid w:val="0040321A"/>
    <w:rsid w:val="0040334C"/>
    <w:rsid w:val="004037D5"/>
    <w:rsid w:val="00403A38"/>
    <w:rsid w:val="00403A59"/>
    <w:rsid w:val="00403C89"/>
    <w:rsid w:val="004046C3"/>
    <w:rsid w:val="00405AFF"/>
    <w:rsid w:val="004060F0"/>
    <w:rsid w:val="00407262"/>
    <w:rsid w:val="0040779D"/>
    <w:rsid w:val="004077EB"/>
    <w:rsid w:val="00410565"/>
    <w:rsid w:val="00410841"/>
    <w:rsid w:val="0041095A"/>
    <w:rsid w:val="00411D0C"/>
    <w:rsid w:val="00411D8A"/>
    <w:rsid w:val="0041229C"/>
    <w:rsid w:val="0041246B"/>
    <w:rsid w:val="00412638"/>
    <w:rsid w:val="00412841"/>
    <w:rsid w:val="00412BBB"/>
    <w:rsid w:val="00413077"/>
    <w:rsid w:val="0041359B"/>
    <w:rsid w:val="00413875"/>
    <w:rsid w:val="004138A5"/>
    <w:rsid w:val="00413A8E"/>
    <w:rsid w:val="00413B02"/>
    <w:rsid w:val="00414F35"/>
    <w:rsid w:val="00415307"/>
    <w:rsid w:val="004153A1"/>
    <w:rsid w:val="00415DB0"/>
    <w:rsid w:val="00415F35"/>
    <w:rsid w:val="004167B0"/>
    <w:rsid w:val="00416ADF"/>
    <w:rsid w:val="00417907"/>
    <w:rsid w:val="00420852"/>
    <w:rsid w:val="00420A63"/>
    <w:rsid w:val="00420AC8"/>
    <w:rsid w:val="00420C06"/>
    <w:rsid w:val="004210DA"/>
    <w:rsid w:val="0042112F"/>
    <w:rsid w:val="00421517"/>
    <w:rsid w:val="00421851"/>
    <w:rsid w:val="00421B83"/>
    <w:rsid w:val="00422A23"/>
    <w:rsid w:val="00423179"/>
    <w:rsid w:val="0042403A"/>
    <w:rsid w:val="004240A5"/>
    <w:rsid w:val="0042436E"/>
    <w:rsid w:val="00425A65"/>
    <w:rsid w:val="00425AA1"/>
    <w:rsid w:val="0042606C"/>
    <w:rsid w:val="004263B9"/>
    <w:rsid w:val="00426BAA"/>
    <w:rsid w:val="00426CB3"/>
    <w:rsid w:val="00426D06"/>
    <w:rsid w:val="00426DEE"/>
    <w:rsid w:val="004270E2"/>
    <w:rsid w:val="00427201"/>
    <w:rsid w:val="00427828"/>
    <w:rsid w:val="00430302"/>
    <w:rsid w:val="004307F9"/>
    <w:rsid w:val="00431408"/>
    <w:rsid w:val="0043206E"/>
    <w:rsid w:val="00432204"/>
    <w:rsid w:val="004326C8"/>
    <w:rsid w:val="00432BEE"/>
    <w:rsid w:val="0043320D"/>
    <w:rsid w:val="004335E7"/>
    <w:rsid w:val="0043366C"/>
    <w:rsid w:val="004355AB"/>
    <w:rsid w:val="0043588D"/>
    <w:rsid w:val="0043599E"/>
    <w:rsid w:val="00435AD3"/>
    <w:rsid w:val="004367B2"/>
    <w:rsid w:val="00436D00"/>
    <w:rsid w:val="00437933"/>
    <w:rsid w:val="004403B9"/>
    <w:rsid w:val="00440A13"/>
    <w:rsid w:val="00440FD2"/>
    <w:rsid w:val="00441535"/>
    <w:rsid w:val="00441903"/>
    <w:rsid w:val="0044201D"/>
    <w:rsid w:val="00442690"/>
    <w:rsid w:val="00442880"/>
    <w:rsid w:val="00442C00"/>
    <w:rsid w:val="00442C07"/>
    <w:rsid w:val="00442F59"/>
    <w:rsid w:val="00443822"/>
    <w:rsid w:val="0044483F"/>
    <w:rsid w:val="00444C43"/>
    <w:rsid w:val="00444F00"/>
    <w:rsid w:val="00445336"/>
    <w:rsid w:val="00445C42"/>
    <w:rsid w:val="00446370"/>
    <w:rsid w:val="00446581"/>
    <w:rsid w:val="004465EE"/>
    <w:rsid w:val="00446952"/>
    <w:rsid w:val="00447511"/>
    <w:rsid w:val="00447815"/>
    <w:rsid w:val="004479B9"/>
    <w:rsid w:val="00450125"/>
    <w:rsid w:val="0045041F"/>
    <w:rsid w:val="00450431"/>
    <w:rsid w:val="00450A42"/>
    <w:rsid w:val="00450EE0"/>
    <w:rsid w:val="0045128D"/>
    <w:rsid w:val="00451BD8"/>
    <w:rsid w:val="00451EB4"/>
    <w:rsid w:val="00452266"/>
    <w:rsid w:val="00452971"/>
    <w:rsid w:val="00452B09"/>
    <w:rsid w:val="00452E17"/>
    <w:rsid w:val="0045348B"/>
    <w:rsid w:val="00453CAC"/>
    <w:rsid w:val="00454BDB"/>
    <w:rsid w:val="00454F9E"/>
    <w:rsid w:val="0045503D"/>
    <w:rsid w:val="00455729"/>
    <w:rsid w:val="00455EBB"/>
    <w:rsid w:val="0045617B"/>
    <w:rsid w:val="00456180"/>
    <w:rsid w:val="00456658"/>
    <w:rsid w:val="004573BA"/>
    <w:rsid w:val="00457AC7"/>
    <w:rsid w:val="00457AD3"/>
    <w:rsid w:val="00457D42"/>
    <w:rsid w:val="00460D3A"/>
    <w:rsid w:val="0046164C"/>
    <w:rsid w:val="004616CD"/>
    <w:rsid w:val="00461C39"/>
    <w:rsid w:val="0046262F"/>
    <w:rsid w:val="00462C79"/>
    <w:rsid w:val="00463FF3"/>
    <w:rsid w:val="00464239"/>
    <w:rsid w:val="00464388"/>
    <w:rsid w:val="00464BEE"/>
    <w:rsid w:val="004654A7"/>
    <w:rsid w:val="00465A4E"/>
    <w:rsid w:val="00465A80"/>
    <w:rsid w:val="00465E4D"/>
    <w:rsid w:val="004661AA"/>
    <w:rsid w:val="004662DE"/>
    <w:rsid w:val="004664DF"/>
    <w:rsid w:val="00466D46"/>
    <w:rsid w:val="00466DF5"/>
    <w:rsid w:val="00466ECF"/>
    <w:rsid w:val="0046727E"/>
    <w:rsid w:val="004675DA"/>
    <w:rsid w:val="00467664"/>
    <w:rsid w:val="0047010A"/>
    <w:rsid w:val="004702AB"/>
    <w:rsid w:val="00471B48"/>
    <w:rsid w:val="00472238"/>
    <w:rsid w:val="00472B6F"/>
    <w:rsid w:val="00472B9E"/>
    <w:rsid w:val="00472D65"/>
    <w:rsid w:val="00473C17"/>
    <w:rsid w:val="00474042"/>
    <w:rsid w:val="0047456C"/>
    <w:rsid w:val="00475386"/>
    <w:rsid w:val="0047580B"/>
    <w:rsid w:val="00475A56"/>
    <w:rsid w:val="00475C8D"/>
    <w:rsid w:val="0047698D"/>
    <w:rsid w:val="00477C86"/>
    <w:rsid w:val="0048012A"/>
    <w:rsid w:val="004803F4"/>
    <w:rsid w:val="0048044C"/>
    <w:rsid w:val="00480566"/>
    <w:rsid w:val="00480B83"/>
    <w:rsid w:val="004818F7"/>
    <w:rsid w:val="00481A4C"/>
    <w:rsid w:val="0048224D"/>
    <w:rsid w:val="004825B3"/>
    <w:rsid w:val="00483012"/>
    <w:rsid w:val="0048486A"/>
    <w:rsid w:val="00484C93"/>
    <w:rsid w:val="00485080"/>
    <w:rsid w:val="00485525"/>
    <w:rsid w:val="00485981"/>
    <w:rsid w:val="00485DAB"/>
    <w:rsid w:val="00485DDE"/>
    <w:rsid w:val="004865BD"/>
    <w:rsid w:val="004867D1"/>
    <w:rsid w:val="00486DC2"/>
    <w:rsid w:val="004871E5"/>
    <w:rsid w:val="0048723D"/>
    <w:rsid w:val="004878D7"/>
    <w:rsid w:val="00490340"/>
    <w:rsid w:val="004911D9"/>
    <w:rsid w:val="004912E7"/>
    <w:rsid w:val="00492A28"/>
    <w:rsid w:val="00493CDA"/>
    <w:rsid w:val="00493D43"/>
    <w:rsid w:val="00493D48"/>
    <w:rsid w:val="00493DB6"/>
    <w:rsid w:val="00494877"/>
    <w:rsid w:val="0049672E"/>
    <w:rsid w:val="00497298"/>
    <w:rsid w:val="00497485"/>
    <w:rsid w:val="00497741"/>
    <w:rsid w:val="00497B79"/>
    <w:rsid w:val="004A01F5"/>
    <w:rsid w:val="004A0757"/>
    <w:rsid w:val="004A08C0"/>
    <w:rsid w:val="004A0D21"/>
    <w:rsid w:val="004A1557"/>
    <w:rsid w:val="004A203B"/>
    <w:rsid w:val="004A2719"/>
    <w:rsid w:val="004A277F"/>
    <w:rsid w:val="004A31BF"/>
    <w:rsid w:val="004A35AA"/>
    <w:rsid w:val="004A3707"/>
    <w:rsid w:val="004A3723"/>
    <w:rsid w:val="004A3E21"/>
    <w:rsid w:val="004A4014"/>
    <w:rsid w:val="004A4C98"/>
    <w:rsid w:val="004A53C6"/>
    <w:rsid w:val="004A5746"/>
    <w:rsid w:val="004A58A3"/>
    <w:rsid w:val="004A6440"/>
    <w:rsid w:val="004A7164"/>
    <w:rsid w:val="004A722C"/>
    <w:rsid w:val="004A7EBB"/>
    <w:rsid w:val="004B093C"/>
    <w:rsid w:val="004B0C55"/>
    <w:rsid w:val="004B134A"/>
    <w:rsid w:val="004B1CFC"/>
    <w:rsid w:val="004B1F7A"/>
    <w:rsid w:val="004B245E"/>
    <w:rsid w:val="004B24B8"/>
    <w:rsid w:val="004B24FD"/>
    <w:rsid w:val="004B2564"/>
    <w:rsid w:val="004B28C3"/>
    <w:rsid w:val="004B2A53"/>
    <w:rsid w:val="004B2ACD"/>
    <w:rsid w:val="004B3514"/>
    <w:rsid w:val="004B3A7A"/>
    <w:rsid w:val="004B4AEC"/>
    <w:rsid w:val="004B4B17"/>
    <w:rsid w:val="004B4B77"/>
    <w:rsid w:val="004B4DA6"/>
    <w:rsid w:val="004B509D"/>
    <w:rsid w:val="004B5649"/>
    <w:rsid w:val="004B59CE"/>
    <w:rsid w:val="004B5AC3"/>
    <w:rsid w:val="004B6518"/>
    <w:rsid w:val="004B671C"/>
    <w:rsid w:val="004B6934"/>
    <w:rsid w:val="004B6F01"/>
    <w:rsid w:val="004B768D"/>
    <w:rsid w:val="004B7926"/>
    <w:rsid w:val="004C0527"/>
    <w:rsid w:val="004C0B91"/>
    <w:rsid w:val="004C1382"/>
    <w:rsid w:val="004C17B4"/>
    <w:rsid w:val="004C1CA6"/>
    <w:rsid w:val="004C1D40"/>
    <w:rsid w:val="004C1EAD"/>
    <w:rsid w:val="004C2857"/>
    <w:rsid w:val="004C292E"/>
    <w:rsid w:val="004C2931"/>
    <w:rsid w:val="004C2E3E"/>
    <w:rsid w:val="004C2F45"/>
    <w:rsid w:val="004C3677"/>
    <w:rsid w:val="004C3A04"/>
    <w:rsid w:val="004C3E6E"/>
    <w:rsid w:val="004C67B0"/>
    <w:rsid w:val="004C6A5F"/>
    <w:rsid w:val="004C6AB4"/>
    <w:rsid w:val="004C70AF"/>
    <w:rsid w:val="004C780A"/>
    <w:rsid w:val="004C7A5C"/>
    <w:rsid w:val="004D036C"/>
    <w:rsid w:val="004D14EF"/>
    <w:rsid w:val="004D1529"/>
    <w:rsid w:val="004D1A3B"/>
    <w:rsid w:val="004D2646"/>
    <w:rsid w:val="004D268F"/>
    <w:rsid w:val="004D2FFE"/>
    <w:rsid w:val="004D353A"/>
    <w:rsid w:val="004D439E"/>
    <w:rsid w:val="004D4B76"/>
    <w:rsid w:val="004D4C5E"/>
    <w:rsid w:val="004D4EC8"/>
    <w:rsid w:val="004D5766"/>
    <w:rsid w:val="004D6111"/>
    <w:rsid w:val="004D6777"/>
    <w:rsid w:val="004D6AA7"/>
    <w:rsid w:val="004D6E97"/>
    <w:rsid w:val="004E025F"/>
    <w:rsid w:val="004E07F5"/>
    <w:rsid w:val="004E0A55"/>
    <w:rsid w:val="004E0FA0"/>
    <w:rsid w:val="004E16E6"/>
    <w:rsid w:val="004E1D23"/>
    <w:rsid w:val="004E264A"/>
    <w:rsid w:val="004E2D46"/>
    <w:rsid w:val="004E2E65"/>
    <w:rsid w:val="004E375C"/>
    <w:rsid w:val="004E5642"/>
    <w:rsid w:val="004E5670"/>
    <w:rsid w:val="004E5E68"/>
    <w:rsid w:val="004E61F4"/>
    <w:rsid w:val="004E6B6F"/>
    <w:rsid w:val="004E6D2B"/>
    <w:rsid w:val="004E6E8B"/>
    <w:rsid w:val="004E73E1"/>
    <w:rsid w:val="004E77E6"/>
    <w:rsid w:val="004E7A20"/>
    <w:rsid w:val="004F0C78"/>
    <w:rsid w:val="004F0DAF"/>
    <w:rsid w:val="004F122D"/>
    <w:rsid w:val="004F1239"/>
    <w:rsid w:val="004F14DD"/>
    <w:rsid w:val="004F17C7"/>
    <w:rsid w:val="004F198B"/>
    <w:rsid w:val="004F1A75"/>
    <w:rsid w:val="004F1D6E"/>
    <w:rsid w:val="004F2FA0"/>
    <w:rsid w:val="004F35F9"/>
    <w:rsid w:val="004F38B6"/>
    <w:rsid w:val="004F4296"/>
    <w:rsid w:val="004F4524"/>
    <w:rsid w:val="004F52AF"/>
    <w:rsid w:val="004F53A3"/>
    <w:rsid w:val="004F58EA"/>
    <w:rsid w:val="004F5948"/>
    <w:rsid w:val="004F5CA1"/>
    <w:rsid w:val="004F6531"/>
    <w:rsid w:val="004F6832"/>
    <w:rsid w:val="004F77F4"/>
    <w:rsid w:val="004F77F6"/>
    <w:rsid w:val="00500289"/>
    <w:rsid w:val="005002F0"/>
    <w:rsid w:val="00500CB1"/>
    <w:rsid w:val="00502E4D"/>
    <w:rsid w:val="00502E77"/>
    <w:rsid w:val="00502F70"/>
    <w:rsid w:val="00503253"/>
    <w:rsid w:val="00504846"/>
    <w:rsid w:val="0050545D"/>
    <w:rsid w:val="005054D6"/>
    <w:rsid w:val="005059C8"/>
    <w:rsid w:val="0050602D"/>
    <w:rsid w:val="00506387"/>
    <w:rsid w:val="00506823"/>
    <w:rsid w:val="00506974"/>
    <w:rsid w:val="0050704D"/>
    <w:rsid w:val="00507562"/>
    <w:rsid w:val="005075D4"/>
    <w:rsid w:val="0050781D"/>
    <w:rsid w:val="0050798D"/>
    <w:rsid w:val="00510D5E"/>
    <w:rsid w:val="00511088"/>
    <w:rsid w:val="00511099"/>
    <w:rsid w:val="00511B79"/>
    <w:rsid w:val="00512280"/>
    <w:rsid w:val="00512A17"/>
    <w:rsid w:val="00512B1E"/>
    <w:rsid w:val="00513237"/>
    <w:rsid w:val="00513667"/>
    <w:rsid w:val="005136BE"/>
    <w:rsid w:val="00513B40"/>
    <w:rsid w:val="00513F76"/>
    <w:rsid w:val="00514047"/>
    <w:rsid w:val="00514DDE"/>
    <w:rsid w:val="00515935"/>
    <w:rsid w:val="005159D5"/>
    <w:rsid w:val="00516041"/>
    <w:rsid w:val="005166EB"/>
    <w:rsid w:val="00516F0E"/>
    <w:rsid w:val="005171BD"/>
    <w:rsid w:val="00517451"/>
    <w:rsid w:val="005174B9"/>
    <w:rsid w:val="00517C83"/>
    <w:rsid w:val="0052071F"/>
    <w:rsid w:val="00520794"/>
    <w:rsid w:val="00521A36"/>
    <w:rsid w:val="00522858"/>
    <w:rsid w:val="0052366D"/>
    <w:rsid w:val="0052396B"/>
    <w:rsid w:val="00524111"/>
    <w:rsid w:val="00524B61"/>
    <w:rsid w:val="00524F97"/>
    <w:rsid w:val="005250AE"/>
    <w:rsid w:val="00526292"/>
    <w:rsid w:val="00526741"/>
    <w:rsid w:val="0052694E"/>
    <w:rsid w:val="00526DC8"/>
    <w:rsid w:val="005272F3"/>
    <w:rsid w:val="00527478"/>
    <w:rsid w:val="00527C29"/>
    <w:rsid w:val="00530746"/>
    <w:rsid w:val="00530C98"/>
    <w:rsid w:val="00530E98"/>
    <w:rsid w:val="00531EFA"/>
    <w:rsid w:val="00532AE6"/>
    <w:rsid w:val="00532D00"/>
    <w:rsid w:val="0053372A"/>
    <w:rsid w:val="00533838"/>
    <w:rsid w:val="00534561"/>
    <w:rsid w:val="0053465B"/>
    <w:rsid w:val="00534946"/>
    <w:rsid w:val="0053505F"/>
    <w:rsid w:val="00535640"/>
    <w:rsid w:val="005356F9"/>
    <w:rsid w:val="00535FCE"/>
    <w:rsid w:val="00536268"/>
    <w:rsid w:val="0053689A"/>
    <w:rsid w:val="00536D7C"/>
    <w:rsid w:val="0053791F"/>
    <w:rsid w:val="00537CF7"/>
    <w:rsid w:val="005407BA"/>
    <w:rsid w:val="005408C7"/>
    <w:rsid w:val="0054094A"/>
    <w:rsid w:val="0054165D"/>
    <w:rsid w:val="005421EC"/>
    <w:rsid w:val="00542CC1"/>
    <w:rsid w:val="005442D5"/>
    <w:rsid w:val="00544302"/>
    <w:rsid w:val="005443C9"/>
    <w:rsid w:val="005448DF"/>
    <w:rsid w:val="0054559B"/>
    <w:rsid w:val="00545FBA"/>
    <w:rsid w:val="005460D8"/>
    <w:rsid w:val="00546CC2"/>
    <w:rsid w:val="00546E8F"/>
    <w:rsid w:val="0055016B"/>
    <w:rsid w:val="00550969"/>
    <w:rsid w:val="00550A04"/>
    <w:rsid w:val="005517FB"/>
    <w:rsid w:val="00551D1E"/>
    <w:rsid w:val="005525D6"/>
    <w:rsid w:val="00552D4A"/>
    <w:rsid w:val="005531BF"/>
    <w:rsid w:val="005532E5"/>
    <w:rsid w:val="0055355A"/>
    <w:rsid w:val="005537DB"/>
    <w:rsid w:val="00553CB0"/>
    <w:rsid w:val="00553F5D"/>
    <w:rsid w:val="00554D87"/>
    <w:rsid w:val="005550C5"/>
    <w:rsid w:val="005551E6"/>
    <w:rsid w:val="005556B6"/>
    <w:rsid w:val="005558C3"/>
    <w:rsid w:val="00555B33"/>
    <w:rsid w:val="00555B75"/>
    <w:rsid w:val="00555BEB"/>
    <w:rsid w:val="00556663"/>
    <w:rsid w:val="00557086"/>
    <w:rsid w:val="005578DB"/>
    <w:rsid w:val="00557D4D"/>
    <w:rsid w:val="00557F51"/>
    <w:rsid w:val="005606BB"/>
    <w:rsid w:val="00560A3F"/>
    <w:rsid w:val="00560A50"/>
    <w:rsid w:val="00560AB4"/>
    <w:rsid w:val="005610B8"/>
    <w:rsid w:val="005613B3"/>
    <w:rsid w:val="00561818"/>
    <w:rsid w:val="00562194"/>
    <w:rsid w:val="00562986"/>
    <w:rsid w:val="00562B37"/>
    <w:rsid w:val="0056335A"/>
    <w:rsid w:val="005634D9"/>
    <w:rsid w:val="005638C1"/>
    <w:rsid w:val="00563E29"/>
    <w:rsid w:val="0056434F"/>
    <w:rsid w:val="00564515"/>
    <w:rsid w:val="005646D1"/>
    <w:rsid w:val="005649F1"/>
    <w:rsid w:val="00564A8F"/>
    <w:rsid w:val="00564A99"/>
    <w:rsid w:val="00564B1C"/>
    <w:rsid w:val="00564EBB"/>
    <w:rsid w:val="005657AC"/>
    <w:rsid w:val="00565A02"/>
    <w:rsid w:val="00565C59"/>
    <w:rsid w:val="005661E7"/>
    <w:rsid w:val="0056681F"/>
    <w:rsid w:val="00566E60"/>
    <w:rsid w:val="00566FD4"/>
    <w:rsid w:val="0056735E"/>
    <w:rsid w:val="00567FE5"/>
    <w:rsid w:val="00570318"/>
    <w:rsid w:val="0057037B"/>
    <w:rsid w:val="00571B72"/>
    <w:rsid w:val="00571C7D"/>
    <w:rsid w:val="00572606"/>
    <w:rsid w:val="00572C33"/>
    <w:rsid w:val="00574DE7"/>
    <w:rsid w:val="005750C0"/>
    <w:rsid w:val="005750FB"/>
    <w:rsid w:val="00575BD5"/>
    <w:rsid w:val="00575C56"/>
    <w:rsid w:val="005767C6"/>
    <w:rsid w:val="00580264"/>
    <w:rsid w:val="005802CA"/>
    <w:rsid w:val="00580547"/>
    <w:rsid w:val="00580B71"/>
    <w:rsid w:val="00581099"/>
    <w:rsid w:val="005816CF"/>
    <w:rsid w:val="00581DA7"/>
    <w:rsid w:val="0058201D"/>
    <w:rsid w:val="00582E5E"/>
    <w:rsid w:val="00582F26"/>
    <w:rsid w:val="00583383"/>
    <w:rsid w:val="0058408F"/>
    <w:rsid w:val="00584102"/>
    <w:rsid w:val="0058585D"/>
    <w:rsid w:val="0058600A"/>
    <w:rsid w:val="00587A49"/>
    <w:rsid w:val="00587FCD"/>
    <w:rsid w:val="00590612"/>
    <w:rsid w:val="0059090C"/>
    <w:rsid w:val="00591473"/>
    <w:rsid w:val="00591550"/>
    <w:rsid w:val="005917A1"/>
    <w:rsid w:val="005921F3"/>
    <w:rsid w:val="00592624"/>
    <w:rsid w:val="00592828"/>
    <w:rsid w:val="005928EF"/>
    <w:rsid w:val="005934A2"/>
    <w:rsid w:val="00593BC6"/>
    <w:rsid w:val="00593C4F"/>
    <w:rsid w:val="00595264"/>
    <w:rsid w:val="005958F2"/>
    <w:rsid w:val="00595DDC"/>
    <w:rsid w:val="005969AC"/>
    <w:rsid w:val="005973FF"/>
    <w:rsid w:val="0059792D"/>
    <w:rsid w:val="00597FC5"/>
    <w:rsid w:val="005A02CE"/>
    <w:rsid w:val="005A0531"/>
    <w:rsid w:val="005A0A11"/>
    <w:rsid w:val="005A0C78"/>
    <w:rsid w:val="005A15F0"/>
    <w:rsid w:val="005A1BDF"/>
    <w:rsid w:val="005A1D01"/>
    <w:rsid w:val="005A2523"/>
    <w:rsid w:val="005A2C9D"/>
    <w:rsid w:val="005A2FB2"/>
    <w:rsid w:val="005A36B1"/>
    <w:rsid w:val="005A3EB4"/>
    <w:rsid w:val="005A40FD"/>
    <w:rsid w:val="005A424A"/>
    <w:rsid w:val="005A4CC0"/>
    <w:rsid w:val="005A55A7"/>
    <w:rsid w:val="005A56A1"/>
    <w:rsid w:val="005A5973"/>
    <w:rsid w:val="005A5AEF"/>
    <w:rsid w:val="005A5F52"/>
    <w:rsid w:val="005A5FB4"/>
    <w:rsid w:val="005A62CF"/>
    <w:rsid w:val="005A77F4"/>
    <w:rsid w:val="005B160D"/>
    <w:rsid w:val="005B1736"/>
    <w:rsid w:val="005B1CFC"/>
    <w:rsid w:val="005B1D8A"/>
    <w:rsid w:val="005B207B"/>
    <w:rsid w:val="005B273E"/>
    <w:rsid w:val="005B2C92"/>
    <w:rsid w:val="005B2EC1"/>
    <w:rsid w:val="005B34A7"/>
    <w:rsid w:val="005B37A1"/>
    <w:rsid w:val="005B4A62"/>
    <w:rsid w:val="005B4ADD"/>
    <w:rsid w:val="005B519C"/>
    <w:rsid w:val="005B5AE0"/>
    <w:rsid w:val="005B622C"/>
    <w:rsid w:val="005B67D0"/>
    <w:rsid w:val="005B69D0"/>
    <w:rsid w:val="005B6A5E"/>
    <w:rsid w:val="005B6B18"/>
    <w:rsid w:val="005B78F8"/>
    <w:rsid w:val="005C054A"/>
    <w:rsid w:val="005C08F4"/>
    <w:rsid w:val="005C25AE"/>
    <w:rsid w:val="005C2892"/>
    <w:rsid w:val="005C2AE8"/>
    <w:rsid w:val="005C2DFA"/>
    <w:rsid w:val="005C34AE"/>
    <w:rsid w:val="005C36DA"/>
    <w:rsid w:val="005C372E"/>
    <w:rsid w:val="005C3A48"/>
    <w:rsid w:val="005C4120"/>
    <w:rsid w:val="005C4B57"/>
    <w:rsid w:val="005C5269"/>
    <w:rsid w:val="005C5CCE"/>
    <w:rsid w:val="005C61A3"/>
    <w:rsid w:val="005C6479"/>
    <w:rsid w:val="005C6732"/>
    <w:rsid w:val="005C6F78"/>
    <w:rsid w:val="005C7199"/>
    <w:rsid w:val="005C75FC"/>
    <w:rsid w:val="005D086A"/>
    <w:rsid w:val="005D1215"/>
    <w:rsid w:val="005D14B8"/>
    <w:rsid w:val="005D1894"/>
    <w:rsid w:val="005D22DC"/>
    <w:rsid w:val="005D2512"/>
    <w:rsid w:val="005D2EF5"/>
    <w:rsid w:val="005D4E38"/>
    <w:rsid w:val="005D4E43"/>
    <w:rsid w:val="005D5325"/>
    <w:rsid w:val="005D5524"/>
    <w:rsid w:val="005D5527"/>
    <w:rsid w:val="005D5983"/>
    <w:rsid w:val="005D5BA1"/>
    <w:rsid w:val="005D5DCA"/>
    <w:rsid w:val="005D600A"/>
    <w:rsid w:val="005D6323"/>
    <w:rsid w:val="005D6436"/>
    <w:rsid w:val="005D6BBD"/>
    <w:rsid w:val="005D6E9B"/>
    <w:rsid w:val="005D7FD2"/>
    <w:rsid w:val="005E0024"/>
    <w:rsid w:val="005E0128"/>
    <w:rsid w:val="005E05A3"/>
    <w:rsid w:val="005E0F0E"/>
    <w:rsid w:val="005E1070"/>
    <w:rsid w:val="005E1354"/>
    <w:rsid w:val="005E144B"/>
    <w:rsid w:val="005E1960"/>
    <w:rsid w:val="005E2843"/>
    <w:rsid w:val="005E2B35"/>
    <w:rsid w:val="005E3A72"/>
    <w:rsid w:val="005E3AEA"/>
    <w:rsid w:val="005E3B79"/>
    <w:rsid w:val="005E4639"/>
    <w:rsid w:val="005E4C9D"/>
    <w:rsid w:val="005E51A0"/>
    <w:rsid w:val="005E545F"/>
    <w:rsid w:val="005E56EB"/>
    <w:rsid w:val="005E56FB"/>
    <w:rsid w:val="005E5811"/>
    <w:rsid w:val="005E5C2D"/>
    <w:rsid w:val="005E6024"/>
    <w:rsid w:val="005E6BD1"/>
    <w:rsid w:val="005E6C1A"/>
    <w:rsid w:val="005E7229"/>
    <w:rsid w:val="005E7435"/>
    <w:rsid w:val="005E76C9"/>
    <w:rsid w:val="005F0D93"/>
    <w:rsid w:val="005F1A88"/>
    <w:rsid w:val="005F1B69"/>
    <w:rsid w:val="005F1D4D"/>
    <w:rsid w:val="005F2669"/>
    <w:rsid w:val="005F2860"/>
    <w:rsid w:val="005F2D9A"/>
    <w:rsid w:val="005F3CE4"/>
    <w:rsid w:val="005F42A9"/>
    <w:rsid w:val="005F4530"/>
    <w:rsid w:val="005F5995"/>
    <w:rsid w:val="005F6066"/>
    <w:rsid w:val="005F62E2"/>
    <w:rsid w:val="005F6933"/>
    <w:rsid w:val="005F6C1B"/>
    <w:rsid w:val="005F6CC8"/>
    <w:rsid w:val="005F739F"/>
    <w:rsid w:val="005F7B33"/>
    <w:rsid w:val="00600EAE"/>
    <w:rsid w:val="00601321"/>
    <w:rsid w:val="0060134D"/>
    <w:rsid w:val="0060199A"/>
    <w:rsid w:val="00602493"/>
    <w:rsid w:val="006033BF"/>
    <w:rsid w:val="00604010"/>
    <w:rsid w:val="00604534"/>
    <w:rsid w:val="00604D5C"/>
    <w:rsid w:val="00604F04"/>
    <w:rsid w:val="00606027"/>
    <w:rsid w:val="0060621B"/>
    <w:rsid w:val="00606295"/>
    <w:rsid w:val="00606BB0"/>
    <w:rsid w:val="0060776D"/>
    <w:rsid w:val="0060785D"/>
    <w:rsid w:val="006078D5"/>
    <w:rsid w:val="006078DA"/>
    <w:rsid w:val="00607C18"/>
    <w:rsid w:val="00610C93"/>
    <w:rsid w:val="006111E8"/>
    <w:rsid w:val="00611BAD"/>
    <w:rsid w:val="00611C62"/>
    <w:rsid w:val="00611EAB"/>
    <w:rsid w:val="006125EC"/>
    <w:rsid w:val="00612676"/>
    <w:rsid w:val="00612AE9"/>
    <w:rsid w:val="0061363D"/>
    <w:rsid w:val="006137F1"/>
    <w:rsid w:val="006142A4"/>
    <w:rsid w:val="00615C65"/>
    <w:rsid w:val="006163F8"/>
    <w:rsid w:val="00616430"/>
    <w:rsid w:val="00616484"/>
    <w:rsid w:val="00616C22"/>
    <w:rsid w:val="006172BF"/>
    <w:rsid w:val="00617858"/>
    <w:rsid w:val="006208E5"/>
    <w:rsid w:val="00620EE1"/>
    <w:rsid w:val="006215B7"/>
    <w:rsid w:val="00621998"/>
    <w:rsid w:val="006225D6"/>
    <w:rsid w:val="006226E4"/>
    <w:rsid w:val="00622FFA"/>
    <w:rsid w:val="00623FFF"/>
    <w:rsid w:val="006244EC"/>
    <w:rsid w:val="006253E0"/>
    <w:rsid w:val="00625740"/>
    <w:rsid w:val="00625CCC"/>
    <w:rsid w:val="006268E0"/>
    <w:rsid w:val="00626DAB"/>
    <w:rsid w:val="00627121"/>
    <w:rsid w:val="006278F5"/>
    <w:rsid w:val="0063064C"/>
    <w:rsid w:val="006308B0"/>
    <w:rsid w:val="00630909"/>
    <w:rsid w:val="00631642"/>
    <w:rsid w:val="00632B8B"/>
    <w:rsid w:val="0063326E"/>
    <w:rsid w:val="00634072"/>
    <w:rsid w:val="006347C6"/>
    <w:rsid w:val="006349C9"/>
    <w:rsid w:val="00634B51"/>
    <w:rsid w:val="00634D8B"/>
    <w:rsid w:val="0063593B"/>
    <w:rsid w:val="00635D55"/>
    <w:rsid w:val="00637374"/>
    <w:rsid w:val="006404A1"/>
    <w:rsid w:val="0064055A"/>
    <w:rsid w:val="00640F35"/>
    <w:rsid w:val="00641AAB"/>
    <w:rsid w:val="00641AFB"/>
    <w:rsid w:val="00641CB5"/>
    <w:rsid w:val="006422DB"/>
    <w:rsid w:val="00642523"/>
    <w:rsid w:val="00642F9B"/>
    <w:rsid w:val="006434EB"/>
    <w:rsid w:val="0064354F"/>
    <w:rsid w:val="006439F1"/>
    <w:rsid w:val="006444D9"/>
    <w:rsid w:val="006449A1"/>
    <w:rsid w:val="0064505F"/>
    <w:rsid w:val="006451FF"/>
    <w:rsid w:val="006458F3"/>
    <w:rsid w:val="00645BAF"/>
    <w:rsid w:val="00645DBB"/>
    <w:rsid w:val="00646697"/>
    <w:rsid w:val="00646B99"/>
    <w:rsid w:val="00646D31"/>
    <w:rsid w:val="00650EA0"/>
    <w:rsid w:val="00651320"/>
    <w:rsid w:val="00651D09"/>
    <w:rsid w:val="00651F0D"/>
    <w:rsid w:val="00652534"/>
    <w:rsid w:val="00652CED"/>
    <w:rsid w:val="0065353E"/>
    <w:rsid w:val="0065370C"/>
    <w:rsid w:val="006537BB"/>
    <w:rsid w:val="00653F9B"/>
    <w:rsid w:val="006547E9"/>
    <w:rsid w:val="00654F8A"/>
    <w:rsid w:val="00655901"/>
    <w:rsid w:val="00655A5D"/>
    <w:rsid w:val="00656068"/>
    <w:rsid w:val="006566CA"/>
    <w:rsid w:val="0065791D"/>
    <w:rsid w:val="006602E4"/>
    <w:rsid w:val="00660599"/>
    <w:rsid w:val="00660957"/>
    <w:rsid w:val="00660DB9"/>
    <w:rsid w:val="00660E6B"/>
    <w:rsid w:val="00660F8F"/>
    <w:rsid w:val="006614DE"/>
    <w:rsid w:val="00661E18"/>
    <w:rsid w:val="00662AFE"/>
    <w:rsid w:val="006636E7"/>
    <w:rsid w:val="00663B3C"/>
    <w:rsid w:val="00663CD7"/>
    <w:rsid w:val="00663DC2"/>
    <w:rsid w:val="00664769"/>
    <w:rsid w:val="00664920"/>
    <w:rsid w:val="0066493D"/>
    <w:rsid w:val="00666457"/>
    <w:rsid w:val="0066705B"/>
    <w:rsid w:val="006678C3"/>
    <w:rsid w:val="00667E89"/>
    <w:rsid w:val="00667E8E"/>
    <w:rsid w:val="0067030A"/>
    <w:rsid w:val="006711A4"/>
    <w:rsid w:val="00671E31"/>
    <w:rsid w:val="0067201F"/>
    <w:rsid w:val="006721D8"/>
    <w:rsid w:val="00672986"/>
    <w:rsid w:val="0067298E"/>
    <w:rsid w:val="00672C7E"/>
    <w:rsid w:val="006738AF"/>
    <w:rsid w:val="00673C08"/>
    <w:rsid w:val="00673C72"/>
    <w:rsid w:val="00673CE4"/>
    <w:rsid w:val="00673DCC"/>
    <w:rsid w:val="006746F2"/>
    <w:rsid w:val="006749CD"/>
    <w:rsid w:val="00675154"/>
    <w:rsid w:val="00675646"/>
    <w:rsid w:val="0067576F"/>
    <w:rsid w:val="0067696F"/>
    <w:rsid w:val="00676B0D"/>
    <w:rsid w:val="00677C52"/>
    <w:rsid w:val="00680083"/>
    <w:rsid w:val="00680471"/>
    <w:rsid w:val="006808B2"/>
    <w:rsid w:val="006809BD"/>
    <w:rsid w:val="00680EBF"/>
    <w:rsid w:val="00680F3A"/>
    <w:rsid w:val="00681341"/>
    <w:rsid w:val="006816C2"/>
    <w:rsid w:val="00682DBE"/>
    <w:rsid w:val="00683D82"/>
    <w:rsid w:val="00683FF6"/>
    <w:rsid w:val="006844BE"/>
    <w:rsid w:val="00684E14"/>
    <w:rsid w:val="00684ED2"/>
    <w:rsid w:val="006858E4"/>
    <w:rsid w:val="00685B32"/>
    <w:rsid w:val="00686EA8"/>
    <w:rsid w:val="006870F5"/>
    <w:rsid w:val="00687641"/>
    <w:rsid w:val="00687B9E"/>
    <w:rsid w:val="00687E20"/>
    <w:rsid w:val="0069098B"/>
    <w:rsid w:val="00690E19"/>
    <w:rsid w:val="0069110D"/>
    <w:rsid w:val="006913EE"/>
    <w:rsid w:val="00691491"/>
    <w:rsid w:val="00693755"/>
    <w:rsid w:val="00693D51"/>
    <w:rsid w:val="00695304"/>
    <w:rsid w:val="00695435"/>
    <w:rsid w:val="006956E0"/>
    <w:rsid w:val="00695AA5"/>
    <w:rsid w:val="00696102"/>
    <w:rsid w:val="0069678A"/>
    <w:rsid w:val="00696918"/>
    <w:rsid w:val="00697522"/>
    <w:rsid w:val="00697920"/>
    <w:rsid w:val="00697A92"/>
    <w:rsid w:val="006A0A03"/>
    <w:rsid w:val="006A0E9D"/>
    <w:rsid w:val="006A0F29"/>
    <w:rsid w:val="006A1473"/>
    <w:rsid w:val="006A14C4"/>
    <w:rsid w:val="006A17F4"/>
    <w:rsid w:val="006A247F"/>
    <w:rsid w:val="006A26B6"/>
    <w:rsid w:val="006A2F6F"/>
    <w:rsid w:val="006A30F1"/>
    <w:rsid w:val="006A31A0"/>
    <w:rsid w:val="006A3A43"/>
    <w:rsid w:val="006A4D70"/>
    <w:rsid w:val="006A553C"/>
    <w:rsid w:val="006A5623"/>
    <w:rsid w:val="006A5808"/>
    <w:rsid w:val="006A5A6D"/>
    <w:rsid w:val="006A5C5B"/>
    <w:rsid w:val="006A5E4D"/>
    <w:rsid w:val="006A6063"/>
    <w:rsid w:val="006A606B"/>
    <w:rsid w:val="006A60C1"/>
    <w:rsid w:val="006A7044"/>
    <w:rsid w:val="006A72BB"/>
    <w:rsid w:val="006A75B5"/>
    <w:rsid w:val="006A79D5"/>
    <w:rsid w:val="006A7D05"/>
    <w:rsid w:val="006A7E9F"/>
    <w:rsid w:val="006B0111"/>
    <w:rsid w:val="006B0646"/>
    <w:rsid w:val="006B1076"/>
    <w:rsid w:val="006B1311"/>
    <w:rsid w:val="006B222E"/>
    <w:rsid w:val="006B2295"/>
    <w:rsid w:val="006B3587"/>
    <w:rsid w:val="006B3B0C"/>
    <w:rsid w:val="006B3E3E"/>
    <w:rsid w:val="006B46FF"/>
    <w:rsid w:val="006B4951"/>
    <w:rsid w:val="006B50E2"/>
    <w:rsid w:val="006B5231"/>
    <w:rsid w:val="006B537D"/>
    <w:rsid w:val="006B55A9"/>
    <w:rsid w:val="006B58B4"/>
    <w:rsid w:val="006B5B6B"/>
    <w:rsid w:val="006B5D25"/>
    <w:rsid w:val="006B6260"/>
    <w:rsid w:val="006B6848"/>
    <w:rsid w:val="006B68A4"/>
    <w:rsid w:val="006B6C7E"/>
    <w:rsid w:val="006B721E"/>
    <w:rsid w:val="006B7AD6"/>
    <w:rsid w:val="006B7EB4"/>
    <w:rsid w:val="006C1099"/>
    <w:rsid w:val="006C1C04"/>
    <w:rsid w:val="006C1F96"/>
    <w:rsid w:val="006C265C"/>
    <w:rsid w:val="006C32FC"/>
    <w:rsid w:val="006C3AA0"/>
    <w:rsid w:val="006C3FDE"/>
    <w:rsid w:val="006C44E1"/>
    <w:rsid w:val="006C479D"/>
    <w:rsid w:val="006C56F5"/>
    <w:rsid w:val="006C62AA"/>
    <w:rsid w:val="006D0050"/>
    <w:rsid w:val="006D0750"/>
    <w:rsid w:val="006D0A3F"/>
    <w:rsid w:val="006D0E83"/>
    <w:rsid w:val="006D11C9"/>
    <w:rsid w:val="006D1542"/>
    <w:rsid w:val="006D20C2"/>
    <w:rsid w:val="006D2377"/>
    <w:rsid w:val="006D245D"/>
    <w:rsid w:val="006D2756"/>
    <w:rsid w:val="006D2CD6"/>
    <w:rsid w:val="006D3811"/>
    <w:rsid w:val="006D3CD3"/>
    <w:rsid w:val="006D40EE"/>
    <w:rsid w:val="006D41FD"/>
    <w:rsid w:val="006D5192"/>
    <w:rsid w:val="006D5403"/>
    <w:rsid w:val="006D5A1D"/>
    <w:rsid w:val="006D6365"/>
    <w:rsid w:val="006D67CA"/>
    <w:rsid w:val="006D6A12"/>
    <w:rsid w:val="006D73A7"/>
    <w:rsid w:val="006E0656"/>
    <w:rsid w:val="006E0959"/>
    <w:rsid w:val="006E0B40"/>
    <w:rsid w:val="006E10D9"/>
    <w:rsid w:val="006E1291"/>
    <w:rsid w:val="006E1735"/>
    <w:rsid w:val="006E232E"/>
    <w:rsid w:val="006E28A2"/>
    <w:rsid w:val="006E29F0"/>
    <w:rsid w:val="006E2BF1"/>
    <w:rsid w:val="006E2C08"/>
    <w:rsid w:val="006E2E50"/>
    <w:rsid w:val="006E34D0"/>
    <w:rsid w:val="006E3C8B"/>
    <w:rsid w:val="006E3FF1"/>
    <w:rsid w:val="006E4662"/>
    <w:rsid w:val="006E49A9"/>
    <w:rsid w:val="006E49E8"/>
    <w:rsid w:val="006E5C3E"/>
    <w:rsid w:val="006E5C5D"/>
    <w:rsid w:val="006E66A1"/>
    <w:rsid w:val="006E6C40"/>
    <w:rsid w:val="006E6C4E"/>
    <w:rsid w:val="006F002D"/>
    <w:rsid w:val="006F031F"/>
    <w:rsid w:val="006F22E4"/>
    <w:rsid w:val="006F2306"/>
    <w:rsid w:val="006F26B6"/>
    <w:rsid w:val="006F2BFE"/>
    <w:rsid w:val="006F3DC0"/>
    <w:rsid w:val="006F458F"/>
    <w:rsid w:val="006F46DB"/>
    <w:rsid w:val="006F4A8C"/>
    <w:rsid w:val="006F53A3"/>
    <w:rsid w:val="006F55D2"/>
    <w:rsid w:val="006F5CD3"/>
    <w:rsid w:val="006F6001"/>
    <w:rsid w:val="006F6633"/>
    <w:rsid w:val="006F6965"/>
    <w:rsid w:val="006F7178"/>
    <w:rsid w:val="006F71FA"/>
    <w:rsid w:val="006F72F4"/>
    <w:rsid w:val="006F7B38"/>
    <w:rsid w:val="006F7CC0"/>
    <w:rsid w:val="006F7D97"/>
    <w:rsid w:val="00700291"/>
    <w:rsid w:val="00700B84"/>
    <w:rsid w:val="00701663"/>
    <w:rsid w:val="007018D5"/>
    <w:rsid w:val="00701BDD"/>
    <w:rsid w:val="00701DA0"/>
    <w:rsid w:val="00702340"/>
    <w:rsid w:val="00702393"/>
    <w:rsid w:val="00703345"/>
    <w:rsid w:val="00703635"/>
    <w:rsid w:val="00703CCD"/>
    <w:rsid w:val="007040DE"/>
    <w:rsid w:val="007041CA"/>
    <w:rsid w:val="007054AA"/>
    <w:rsid w:val="00705728"/>
    <w:rsid w:val="007057F6"/>
    <w:rsid w:val="0070585D"/>
    <w:rsid w:val="00706658"/>
    <w:rsid w:val="0070698E"/>
    <w:rsid w:val="00707493"/>
    <w:rsid w:val="00707D4C"/>
    <w:rsid w:val="007106BB"/>
    <w:rsid w:val="00710815"/>
    <w:rsid w:val="007109DD"/>
    <w:rsid w:val="00712113"/>
    <w:rsid w:val="00712B89"/>
    <w:rsid w:val="0071324A"/>
    <w:rsid w:val="00713FF8"/>
    <w:rsid w:val="007141E2"/>
    <w:rsid w:val="0071497A"/>
    <w:rsid w:val="00714CA3"/>
    <w:rsid w:val="007151FC"/>
    <w:rsid w:val="00715A3E"/>
    <w:rsid w:val="0071605C"/>
    <w:rsid w:val="0071629B"/>
    <w:rsid w:val="00716326"/>
    <w:rsid w:val="007166BB"/>
    <w:rsid w:val="00716C15"/>
    <w:rsid w:val="00716EB3"/>
    <w:rsid w:val="0071705B"/>
    <w:rsid w:val="00717197"/>
    <w:rsid w:val="00720529"/>
    <w:rsid w:val="007205E2"/>
    <w:rsid w:val="00720EF7"/>
    <w:rsid w:val="00721556"/>
    <w:rsid w:val="007215DF"/>
    <w:rsid w:val="00721AFD"/>
    <w:rsid w:val="00721C7F"/>
    <w:rsid w:val="00721CF3"/>
    <w:rsid w:val="00723239"/>
    <w:rsid w:val="00723A5C"/>
    <w:rsid w:val="0072468E"/>
    <w:rsid w:val="007248C6"/>
    <w:rsid w:val="00724B7D"/>
    <w:rsid w:val="00724F50"/>
    <w:rsid w:val="00725C35"/>
    <w:rsid w:val="007267F8"/>
    <w:rsid w:val="00726984"/>
    <w:rsid w:val="00727C4C"/>
    <w:rsid w:val="00727DCC"/>
    <w:rsid w:val="00730417"/>
    <w:rsid w:val="007304CC"/>
    <w:rsid w:val="00730D14"/>
    <w:rsid w:val="00731A1C"/>
    <w:rsid w:val="00731A56"/>
    <w:rsid w:val="00731A88"/>
    <w:rsid w:val="0073250F"/>
    <w:rsid w:val="007338EE"/>
    <w:rsid w:val="00733E5F"/>
    <w:rsid w:val="00734360"/>
    <w:rsid w:val="00734895"/>
    <w:rsid w:val="00734DB6"/>
    <w:rsid w:val="00735586"/>
    <w:rsid w:val="007357C1"/>
    <w:rsid w:val="00735D40"/>
    <w:rsid w:val="0073602B"/>
    <w:rsid w:val="007360D0"/>
    <w:rsid w:val="007361B6"/>
    <w:rsid w:val="00736379"/>
    <w:rsid w:val="0073648C"/>
    <w:rsid w:val="007371BB"/>
    <w:rsid w:val="00740251"/>
    <w:rsid w:val="007418F0"/>
    <w:rsid w:val="00742270"/>
    <w:rsid w:val="007428AC"/>
    <w:rsid w:val="0074291C"/>
    <w:rsid w:val="00743193"/>
    <w:rsid w:val="007436E9"/>
    <w:rsid w:val="007439F7"/>
    <w:rsid w:val="00743CC1"/>
    <w:rsid w:val="0074402E"/>
    <w:rsid w:val="0074404A"/>
    <w:rsid w:val="007440D4"/>
    <w:rsid w:val="007444C6"/>
    <w:rsid w:val="00744586"/>
    <w:rsid w:val="00745303"/>
    <w:rsid w:val="00745365"/>
    <w:rsid w:val="00745477"/>
    <w:rsid w:val="0074564D"/>
    <w:rsid w:val="00745694"/>
    <w:rsid w:val="00745D10"/>
    <w:rsid w:val="0074623B"/>
    <w:rsid w:val="00746AF6"/>
    <w:rsid w:val="00747CD1"/>
    <w:rsid w:val="0075051F"/>
    <w:rsid w:val="0075076D"/>
    <w:rsid w:val="007510F3"/>
    <w:rsid w:val="00751A77"/>
    <w:rsid w:val="00751B45"/>
    <w:rsid w:val="0075348D"/>
    <w:rsid w:val="00753A6C"/>
    <w:rsid w:val="00753BA1"/>
    <w:rsid w:val="00753E4F"/>
    <w:rsid w:val="00754248"/>
    <w:rsid w:val="00754C5A"/>
    <w:rsid w:val="0075573B"/>
    <w:rsid w:val="00755760"/>
    <w:rsid w:val="00755B5F"/>
    <w:rsid w:val="0075702A"/>
    <w:rsid w:val="0075726D"/>
    <w:rsid w:val="007577B7"/>
    <w:rsid w:val="00757874"/>
    <w:rsid w:val="0076026E"/>
    <w:rsid w:val="00760376"/>
    <w:rsid w:val="00760685"/>
    <w:rsid w:val="00760A66"/>
    <w:rsid w:val="00760D3C"/>
    <w:rsid w:val="00761853"/>
    <w:rsid w:val="00762BC2"/>
    <w:rsid w:val="00762D77"/>
    <w:rsid w:val="007630EA"/>
    <w:rsid w:val="007631D1"/>
    <w:rsid w:val="007636D3"/>
    <w:rsid w:val="00763921"/>
    <w:rsid w:val="007650EC"/>
    <w:rsid w:val="007658CA"/>
    <w:rsid w:val="00765AC4"/>
    <w:rsid w:val="007662CB"/>
    <w:rsid w:val="007673B2"/>
    <w:rsid w:val="00770113"/>
    <w:rsid w:val="00770801"/>
    <w:rsid w:val="007709A4"/>
    <w:rsid w:val="00770D91"/>
    <w:rsid w:val="0077107B"/>
    <w:rsid w:val="00771AE7"/>
    <w:rsid w:val="00771EA9"/>
    <w:rsid w:val="007721D7"/>
    <w:rsid w:val="00772820"/>
    <w:rsid w:val="007728B0"/>
    <w:rsid w:val="007731DA"/>
    <w:rsid w:val="007732F7"/>
    <w:rsid w:val="00773877"/>
    <w:rsid w:val="00773C84"/>
    <w:rsid w:val="00773E8D"/>
    <w:rsid w:val="007754E8"/>
    <w:rsid w:val="00775B82"/>
    <w:rsid w:val="00776599"/>
    <w:rsid w:val="007770CF"/>
    <w:rsid w:val="00777316"/>
    <w:rsid w:val="00780BF6"/>
    <w:rsid w:val="00780BFF"/>
    <w:rsid w:val="00781073"/>
    <w:rsid w:val="007816B2"/>
    <w:rsid w:val="007817D9"/>
    <w:rsid w:val="007817F2"/>
    <w:rsid w:val="00781B0D"/>
    <w:rsid w:val="0078272C"/>
    <w:rsid w:val="00782A3A"/>
    <w:rsid w:val="00782DC6"/>
    <w:rsid w:val="0078373B"/>
    <w:rsid w:val="00784546"/>
    <w:rsid w:val="00784F71"/>
    <w:rsid w:val="007850FB"/>
    <w:rsid w:val="007851CD"/>
    <w:rsid w:val="00785BF8"/>
    <w:rsid w:val="00785D3D"/>
    <w:rsid w:val="00786CEE"/>
    <w:rsid w:val="00790095"/>
    <w:rsid w:val="0079060B"/>
    <w:rsid w:val="007911DE"/>
    <w:rsid w:val="0079130C"/>
    <w:rsid w:val="007919EF"/>
    <w:rsid w:val="00791A8B"/>
    <w:rsid w:val="00791CC8"/>
    <w:rsid w:val="00792706"/>
    <w:rsid w:val="00792AAB"/>
    <w:rsid w:val="00792C8E"/>
    <w:rsid w:val="00792F26"/>
    <w:rsid w:val="00793809"/>
    <w:rsid w:val="00794112"/>
    <w:rsid w:val="007949A0"/>
    <w:rsid w:val="00794A8C"/>
    <w:rsid w:val="00794E27"/>
    <w:rsid w:val="00794F16"/>
    <w:rsid w:val="00794F58"/>
    <w:rsid w:val="007952EC"/>
    <w:rsid w:val="00796FB8"/>
    <w:rsid w:val="00797080"/>
    <w:rsid w:val="0079736C"/>
    <w:rsid w:val="0079748A"/>
    <w:rsid w:val="00797F0F"/>
    <w:rsid w:val="007A0011"/>
    <w:rsid w:val="007A01A6"/>
    <w:rsid w:val="007A0B02"/>
    <w:rsid w:val="007A189B"/>
    <w:rsid w:val="007A278A"/>
    <w:rsid w:val="007A4536"/>
    <w:rsid w:val="007A460B"/>
    <w:rsid w:val="007A46AF"/>
    <w:rsid w:val="007A4EA5"/>
    <w:rsid w:val="007A529A"/>
    <w:rsid w:val="007A58E2"/>
    <w:rsid w:val="007A5DAB"/>
    <w:rsid w:val="007A6F10"/>
    <w:rsid w:val="007A6F11"/>
    <w:rsid w:val="007A7323"/>
    <w:rsid w:val="007A7755"/>
    <w:rsid w:val="007A7CF6"/>
    <w:rsid w:val="007B004D"/>
    <w:rsid w:val="007B137D"/>
    <w:rsid w:val="007B15D1"/>
    <w:rsid w:val="007B1F14"/>
    <w:rsid w:val="007B28B3"/>
    <w:rsid w:val="007B2FBF"/>
    <w:rsid w:val="007B3BEA"/>
    <w:rsid w:val="007B42D5"/>
    <w:rsid w:val="007B42FC"/>
    <w:rsid w:val="007B4843"/>
    <w:rsid w:val="007B49CF"/>
    <w:rsid w:val="007B4AED"/>
    <w:rsid w:val="007B4DA6"/>
    <w:rsid w:val="007B5895"/>
    <w:rsid w:val="007B6292"/>
    <w:rsid w:val="007B6668"/>
    <w:rsid w:val="007B69B0"/>
    <w:rsid w:val="007B6A50"/>
    <w:rsid w:val="007C0022"/>
    <w:rsid w:val="007C1109"/>
    <w:rsid w:val="007C22A6"/>
    <w:rsid w:val="007C2DCC"/>
    <w:rsid w:val="007C30F4"/>
    <w:rsid w:val="007C4545"/>
    <w:rsid w:val="007C4DA3"/>
    <w:rsid w:val="007C5CDC"/>
    <w:rsid w:val="007C5F91"/>
    <w:rsid w:val="007C6300"/>
    <w:rsid w:val="007C7A4F"/>
    <w:rsid w:val="007C7FF0"/>
    <w:rsid w:val="007C7FFC"/>
    <w:rsid w:val="007D12AC"/>
    <w:rsid w:val="007D1331"/>
    <w:rsid w:val="007D1541"/>
    <w:rsid w:val="007D1F26"/>
    <w:rsid w:val="007D2405"/>
    <w:rsid w:val="007D26F9"/>
    <w:rsid w:val="007D274D"/>
    <w:rsid w:val="007D2DFE"/>
    <w:rsid w:val="007D2EF4"/>
    <w:rsid w:val="007D35F8"/>
    <w:rsid w:val="007D4020"/>
    <w:rsid w:val="007D471D"/>
    <w:rsid w:val="007D4CF9"/>
    <w:rsid w:val="007D5157"/>
    <w:rsid w:val="007D51BB"/>
    <w:rsid w:val="007D5D80"/>
    <w:rsid w:val="007D5D84"/>
    <w:rsid w:val="007D612B"/>
    <w:rsid w:val="007D6B77"/>
    <w:rsid w:val="007D6E2F"/>
    <w:rsid w:val="007D7229"/>
    <w:rsid w:val="007D7C03"/>
    <w:rsid w:val="007D7D9D"/>
    <w:rsid w:val="007E0050"/>
    <w:rsid w:val="007E077B"/>
    <w:rsid w:val="007E0A58"/>
    <w:rsid w:val="007E0DE9"/>
    <w:rsid w:val="007E1848"/>
    <w:rsid w:val="007E1951"/>
    <w:rsid w:val="007E1BCA"/>
    <w:rsid w:val="007E254B"/>
    <w:rsid w:val="007E304F"/>
    <w:rsid w:val="007E314F"/>
    <w:rsid w:val="007E4A3D"/>
    <w:rsid w:val="007E4CC9"/>
    <w:rsid w:val="007E5031"/>
    <w:rsid w:val="007E5FD5"/>
    <w:rsid w:val="007E6CDE"/>
    <w:rsid w:val="007E7461"/>
    <w:rsid w:val="007F09D5"/>
    <w:rsid w:val="007F0F12"/>
    <w:rsid w:val="007F13BE"/>
    <w:rsid w:val="007F1507"/>
    <w:rsid w:val="007F1815"/>
    <w:rsid w:val="007F187C"/>
    <w:rsid w:val="007F1EAB"/>
    <w:rsid w:val="007F1F1C"/>
    <w:rsid w:val="007F216C"/>
    <w:rsid w:val="007F2B32"/>
    <w:rsid w:val="007F2E6B"/>
    <w:rsid w:val="007F37EB"/>
    <w:rsid w:val="007F3E68"/>
    <w:rsid w:val="007F406D"/>
    <w:rsid w:val="007F433D"/>
    <w:rsid w:val="007F49BA"/>
    <w:rsid w:val="007F5368"/>
    <w:rsid w:val="007F5A29"/>
    <w:rsid w:val="007F6539"/>
    <w:rsid w:val="007F6620"/>
    <w:rsid w:val="007F73FC"/>
    <w:rsid w:val="007F77A5"/>
    <w:rsid w:val="007F7ECE"/>
    <w:rsid w:val="00800280"/>
    <w:rsid w:val="0080069D"/>
    <w:rsid w:val="008017E3"/>
    <w:rsid w:val="00801846"/>
    <w:rsid w:val="00801913"/>
    <w:rsid w:val="008030AB"/>
    <w:rsid w:val="0080371A"/>
    <w:rsid w:val="008037B2"/>
    <w:rsid w:val="00803EE5"/>
    <w:rsid w:val="00804094"/>
    <w:rsid w:val="00805109"/>
    <w:rsid w:val="00805517"/>
    <w:rsid w:val="008059C7"/>
    <w:rsid w:val="00805A1D"/>
    <w:rsid w:val="008067E8"/>
    <w:rsid w:val="00806CEE"/>
    <w:rsid w:val="0080761B"/>
    <w:rsid w:val="00807884"/>
    <w:rsid w:val="008079C9"/>
    <w:rsid w:val="00807E75"/>
    <w:rsid w:val="008103B3"/>
    <w:rsid w:val="008109C7"/>
    <w:rsid w:val="008109EA"/>
    <w:rsid w:val="00811853"/>
    <w:rsid w:val="00811A8D"/>
    <w:rsid w:val="0081212C"/>
    <w:rsid w:val="0081236D"/>
    <w:rsid w:val="0081238D"/>
    <w:rsid w:val="0081278D"/>
    <w:rsid w:val="008131DF"/>
    <w:rsid w:val="008134C4"/>
    <w:rsid w:val="00813F9E"/>
    <w:rsid w:val="00813FFE"/>
    <w:rsid w:val="00814638"/>
    <w:rsid w:val="00815322"/>
    <w:rsid w:val="00815535"/>
    <w:rsid w:val="008159F9"/>
    <w:rsid w:val="00815A51"/>
    <w:rsid w:val="00816A4C"/>
    <w:rsid w:val="00817189"/>
    <w:rsid w:val="00817449"/>
    <w:rsid w:val="008174AC"/>
    <w:rsid w:val="00817E0A"/>
    <w:rsid w:val="00820568"/>
    <w:rsid w:val="008208A1"/>
    <w:rsid w:val="0082091E"/>
    <w:rsid w:val="00821AA1"/>
    <w:rsid w:val="00822C02"/>
    <w:rsid w:val="00824392"/>
    <w:rsid w:val="0082441C"/>
    <w:rsid w:val="00825B01"/>
    <w:rsid w:val="00826359"/>
    <w:rsid w:val="008273E0"/>
    <w:rsid w:val="0082750A"/>
    <w:rsid w:val="008304BF"/>
    <w:rsid w:val="00831060"/>
    <w:rsid w:val="00831155"/>
    <w:rsid w:val="00831269"/>
    <w:rsid w:val="0083184B"/>
    <w:rsid w:val="00832391"/>
    <w:rsid w:val="00832723"/>
    <w:rsid w:val="008328CE"/>
    <w:rsid w:val="00832CEC"/>
    <w:rsid w:val="0083318B"/>
    <w:rsid w:val="00833926"/>
    <w:rsid w:val="00833B77"/>
    <w:rsid w:val="00833CE0"/>
    <w:rsid w:val="00833DAB"/>
    <w:rsid w:val="008343E4"/>
    <w:rsid w:val="0083464D"/>
    <w:rsid w:val="00834795"/>
    <w:rsid w:val="00834CD2"/>
    <w:rsid w:val="00834D5E"/>
    <w:rsid w:val="00835600"/>
    <w:rsid w:val="0083583B"/>
    <w:rsid w:val="00835A1F"/>
    <w:rsid w:val="00835F71"/>
    <w:rsid w:val="008364B9"/>
    <w:rsid w:val="00836998"/>
    <w:rsid w:val="00836FDF"/>
    <w:rsid w:val="0083704A"/>
    <w:rsid w:val="00837415"/>
    <w:rsid w:val="008376FB"/>
    <w:rsid w:val="00837834"/>
    <w:rsid w:val="00837920"/>
    <w:rsid w:val="00837FCF"/>
    <w:rsid w:val="00840E3E"/>
    <w:rsid w:val="00840EC3"/>
    <w:rsid w:val="00841109"/>
    <w:rsid w:val="00841944"/>
    <w:rsid w:val="00841B09"/>
    <w:rsid w:val="00841EF8"/>
    <w:rsid w:val="00841F11"/>
    <w:rsid w:val="008420E6"/>
    <w:rsid w:val="00842171"/>
    <w:rsid w:val="008421A3"/>
    <w:rsid w:val="00842710"/>
    <w:rsid w:val="008428BE"/>
    <w:rsid w:val="00843882"/>
    <w:rsid w:val="00843D18"/>
    <w:rsid w:val="008445AE"/>
    <w:rsid w:val="008449A6"/>
    <w:rsid w:val="00844B82"/>
    <w:rsid w:val="008452C9"/>
    <w:rsid w:val="0084597C"/>
    <w:rsid w:val="00845DD0"/>
    <w:rsid w:val="00845FAE"/>
    <w:rsid w:val="00846686"/>
    <w:rsid w:val="008468B5"/>
    <w:rsid w:val="00847232"/>
    <w:rsid w:val="00847858"/>
    <w:rsid w:val="00850200"/>
    <w:rsid w:val="008502C1"/>
    <w:rsid w:val="008503E9"/>
    <w:rsid w:val="008506DB"/>
    <w:rsid w:val="00850A5C"/>
    <w:rsid w:val="00850AE1"/>
    <w:rsid w:val="00850D26"/>
    <w:rsid w:val="00850E77"/>
    <w:rsid w:val="00850FD7"/>
    <w:rsid w:val="00851DEE"/>
    <w:rsid w:val="00851F3C"/>
    <w:rsid w:val="0085453A"/>
    <w:rsid w:val="008557BA"/>
    <w:rsid w:val="00855817"/>
    <w:rsid w:val="00856130"/>
    <w:rsid w:val="0085616A"/>
    <w:rsid w:val="00856CC6"/>
    <w:rsid w:val="00856CE8"/>
    <w:rsid w:val="00856CEA"/>
    <w:rsid w:val="00856ED7"/>
    <w:rsid w:val="0086007B"/>
    <w:rsid w:val="0086030B"/>
    <w:rsid w:val="00860E05"/>
    <w:rsid w:val="00860E73"/>
    <w:rsid w:val="00861CF4"/>
    <w:rsid w:val="00861F2F"/>
    <w:rsid w:val="0086248B"/>
    <w:rsid w:val="00862D22"/>
    <w:rsid w:val="00862FD0"/>
    <w:rsid w:val="0086307A"/>
    <w:rsid w:val="0086380E"/>
    <w:rsid w:val="008638F3"/>
    <w:rsid w:val="00863C8C"/>
    <w:rsid w:val="0086542A"/>
    <w:rsid w:val="00865794"/>
    <w:rsid w:val="008658CC"/>
    <w:rsid w:val="00865EE9"/>
    <w:rsid w:val="00866183"/>
    <w:rsid w:val="0086702C"/>
    <w:rsid w:val="008672B9"/>
    <w:rsid w:val="008672E4"/>
    <w:rsid w:val="008676C7"/>
    <w:rsid w:val="00867BF9"/>
    <w:rsid w:val="00867C52"/>
    <w:rsid w:val="0087014F"/>
    <w:rsid w:val="00870319"/>
    <w:rsid w:val="008703B8"/>
    <w:rsid w:val="0087080E"/>
    <w:rsid w:val="00870F90"/>
    <w:rsid w:val="008711A8"/>
    <w:rsid w:val="008713CA"/>
    <w:rsid w:val="00871A64"/>
    <w:rsid w:val="0087213A"/>
    <w:rsid w:val="008724F0"/>
    <w:rsid w:val="00872B7E"/>
    <w:rsid w:val="00872C51"/>
    <w:rsid w:val="00872F2A"/>
    <w:rsid w:val="00873BC9"/>
    <w:rsid w:val="00874433"/>
    <w:rsid w:val="00874D92"/>
    <w:rsid w:val="00875943"/>
    <w:rsid w:val="00875CFB"/>
    <w:rsid w:val="008760B3"/>
    <w:rsid w:val="008764B4"/>
    <w:rsid w:val="00876BCE"/>
    <w:rsid w:val="00877D01"/>
    <w:rsid w:val="00877F4C"/>
    <w:rsid w:val="008804B0"/>
    <w:rsid w:val="0088056E"/>
    <w:rsid w:val="00880736"/>
    <w:rsid w:val="0088093B"/>
    <w:rsid w:val="00880CCF"/>
    <w:rsid w:val="00880D6F"/>
    <w:rsid w:val="0088107F"/>
    <w:rsid w:val="008818A0"/>
    <w:rsid w:val="008818B1"/>
    <w:rsid w:val="00881A16"/>
    <w:rsid w:val="00882307"/>
    <w:rsid w:val="00882F9C"/>
    <w:rsid w:val="008830B1"/>
    <w:rsid w:val="00883A68"/>
    <w:rsid w:val="00883C4A"/>
    <w:rsid w:val="00883D8D"/>
    <w:rsid w:val="0088632F"/>
    <w:rsid w:val="008864D0"/>
    <w:rsid w:val="00886A4E"/>
    <w:rsid w:val="0088705E"/>
    <w:rsid w:val="008878A7"/>
    <w:rsid w:val="008879B7"/>
    <w:rsid w:val="00890520"/>
    <w:rsid w:val="00890F79"/>
    <w:rsid w:val="00891462"/>
    <w:rsid w:val="008914A0"/>
    <w:rsid w:val="00891A01"/>
    <w:rsid w:val="00891A42"/>
    <w:rsid w:val="00891FFB"/>
    <w:rsid w:val="00892007"/>
    <w:rsid w:val="00892070"/>
    <w:rsid w:val="00892718"/>
    <w:rsid w:val="00892D36"/>
    <w:rsid w:val="008930C1"/>
    <w:rsid w:val="00893119"/>
    <w:rsid w:val="0089377B"/>
    <w:rsid w:val="00893827"/>
    <w:rsid w:val="00893C43"/>
    <w:rsid w:val="008949C7"/>
    <w:rsid w:val="008954ED"/>
    <w:rsid w:val="008969D1"/>
    <w:rsid w:val="00897650"/>
    <w:rsid w:val="008A05DB"/>
    <w:rsid w:val="008A0873"/>
    <w:rsid w:val="008A125C"/>
    <w:rsid w:val="008A1318"/>
    <w:rsid w:val="008A1FB2"/>
    <w:rsid w:val="008A2F79"/>
    <w:rsid w:val="008A3D4F"/>
    <w:rsid w:val="008A3ECC"/>
    <w:rsid w:val="008A4FAD"/>
    <w:rsid w:val="008A50E4"/>
    <w:rsid w:val="008A5733"/>
    <w:rsid w:val="008A5F2F"/>
    <w:rsid w:val="008A64E9"/>
    <w:rsid w:val="008A657A"/>
    <w:rsid w:val="008A6871"/>
    <w:rsid w:val="008A69B3"/>
    <w:rsid w:val="008A6F5A"/>
    <w:rsid w:val="008A7769"/>
    <w:rsid w:val="008A7E12"/>
    <w:rsid w:val="008B0300"/>
    <w:rsid w:val="008B0B04"/>
    <w:rsid w:val="008B2295"/>
    <w:rsid w:val="008B324E"/>
    <w:rsid w:val="008B3AE2"/>
    <w:rsid w:val="008B3C2D"/>
    <w:rsid w:val="008B404A"/>
    <w:rsid w:val="008B40AA"/>
    <w:rsid w:val="008B4491"/>
    <w:rsid w:val="008B4EC5"/>
    <w:rsid w:val="008B4F39"/>
    <w:rsid w:val="008B546A"/>
    <w:rsid w:val="008B6E7F"/>
    <w:rsid w:val="008B753D"/>
    <w:rsid w:val="008B75B0"/>
    <w:rsid w:val="008B7708"/>
    <w:rsid w:val="008C006C"/>
    <w:rsid w:val="008C0196"/>
    <w:rsid w:val="008C0547"/>
    <w:rsid w:val="008C058B"/>
    <w:rsid w:val="008C0D48"/>
    <w:rsid w:val="008C0F00"/>
    <w:rsid w:val="008C18D9"/>
    <w:rsid w:val="008C2D2F"/>
    <w:rsid w:val="008C318F"/>
    <w:rsid w:val="008C3B6B"/>
    <w:rsid w:val="008C43FD"/>
    <w:rsid w:val="008C53DB"/>
    <w:rsid w:val="008C5DD2"/>
    <w:rsid w:val="008C5FE4"/>
    <w:rsid w:val="008C6FB4"/>
    <w:rsid w:val="008C7996"/>
    <w:rsid w:val="008D0783"/>
    <w:rsid w:val="008D083B"/>
    <w:rsid w:val="008D1835"/>
    <w:rsid w:val="008D1C16"/>
    <w:rsid w:val="008D25D4"/>
    <w:rsid w:val="008D27E9"/>
    <w:rsid w:val="008D2A67"/>
    <w:rsid w:val="008D344D"/>
    <w:rsid w:val="008D34AF"/>
    <w:rsid w:val="008D3C27"/>
    <w:rsid w:val="008D3EA8"/>
    <w:rsid w:val="008D4090"/>
    <w:rsid w:val="008D4E80"/>
    <w:rsid w:val="008D4FB9"/>
    <w:rsid w:val="008D509B"/>
    <w:rsid w:val="008D5399"/>
    <w:rsid w:val="008D63F9"/>
    <w:rsid w:val="008D649D"/>
    <w:rsid w:val="008D66D2"/>
    <w:rsid w:val="008D6815"/>
    <w:rsid w:val="008D7AED"/>
    <w:rsid w:val="008D7D6F"/>
    <w:rsid w:val="008E018B"/>
    <w:rsid w:val="008E06EA"/>
    <w:rsid w:val="008E1181"/>
    <w:rsid w:val="008E257D"/>
    <w:rsid w:val="008E2665"/>
    <w:rsid w:val="008E2CA4"/>
    <w:rsid w:val="008E3C7E"/>
    <w:rsid w:val="008E3FF3"/>
    <w:rsid w:val="008E4173"/>
    <w:rsid w:val="008E4920"/>
    <w:rsid w:val="008E54AD"/>
    <w:rsid w:val="008E54D3"/>
    <w:rsid w:val="008E5C6C"/>
    <w:rsid w:val="008E5DE2"/>
    <w:rsid w:val="008E5EF3"/>
    <w:rsid w:val="008E7142"/>
    <w:rsid w:val="008F0602"/>
    <w:rsid w:val="008F0D07"/>
    <w:rsid w:val="008F120C"/>
    <w:rsid w:val="008F12E8"/>
    <w:rsid w:val="008F2384"/>
    <w:rsid w:val="008F2766"/>
    <w:rsid w:val="008F2A59"/>
    <w:rsid w:val="008F3275"/>
    <w:rsid w:val="008F39A5"/>
    <w:rsid w:val="008F3AD1"/>
    <w:rsid w:val="008F3BB0"/>
    <w:rsid w:val="008F4251"/>
    <w:rsid w:val="008F4D61"/>
    <w:rsid w:val="008F51E2"/>
    <w:rsid w:val="008F564B"/>
    <w:rsid w:val="008F5AE3"/>
    <w:rsid w:val="008F5F2E"/>
    <w:rsid w:val="008F6883"/>
    <w:rsid w:val="008F6B8D"/>
    <w:rsid w:val="008F7CAE"/>
    <w:rsid w:val="008F7FE4"/>
    <w:rsid w:val="009012FE"/>
    <w:rsid w:val="00901CD6"/>
    <w:rsid w:val="00901F9F"/>
    <w:rsid w:val="0090479C"/>
    <w:rsid w:val="009054C6"/>
    <w:rsid w:val="00905B69"/>
    <w:rsid w:val="0090619E"/>
    <w:rsid w:val="00906379"/>
    <w:rsid w:val="00907338"/>
    <w:rsid w:val="00907770"/>
    <w:rsid w:val="0091000C"/>
    <w:rsid w:val="0091057C"/>
    <w:rsid w:val="009107F1"/>
    <w:rsid w:val="009108CD"/>
    <w:rsid w:val="009124AA"/>
    <w:rsid w:val="009127A9"/>
    <w:rsid w:val="00912967"/>
    <w:rsid w:val="0091318A"/>
    <w:rsid w:val="00913845"/>
    <w:rsid w:val="009143E8"/>
    <w:rsid w:val="009147D3"/>
    <w:rsid w:val="00914C75"/>
    <w:rsid w:val="00915C85"/>
    <w:rsid w:val="00915D8F"/>
    <w:rsid w:val="00915FE8"/>
    <w:rsid w:val="00916243"/>
    <w:rsid w:val="00917407"/>
    <w:rsid w:val="00917868"/>
    <w:rsid w:val="00917ACC"/>
    <w:rsid w:val="00917BFA"/>
    <w:rsid w:val="00920C49"/>
    <w:rsid w:val="00920C5C"/>
    <w:rsid w:val="00921656"/>
    <w:rsid w:val="00921C61"/>
    <w:rsid w:val="00922B81"/>
    <w:rsid w:val="00922F3B"/>
    <w:rsid w:val="00923B32"/>
    <w:rsid w:val="009246B3"/>
    <w:rsid w:val="00924E3D"/>
    <w:rsid w:val="009250EE"/>
    <w:rsid w:val="0092591E"/>
    <w:rsid w:val="00925BA1"/>
    <w:rsid w:val="0092721A"/>
    <w:rsid w:val="0092743E"/>
    <w:rsid w:val="0092745C"/>
    <w:rsid w:val="00927B6B"/>
    <w:rsid w:val="0093121E"/>
    <w:rsid w:val="00931B72"/>
    <w:rsid w:val="0093248E"/>
    <w:rsid w:val="009324AA"/>
    <w:rsid w:val="00932F80"/>
    <w:rsid w:val="009331F6"/>
    <w:rsid w:val="009339F4"/>
    <w:rsid w:val="009339FC"/>
    <w:rsid w:val="00933E44"/>
    <w:rsid w:val="009355F2"/>
    <w:rsid w:val="009372EA"/>
    <w:rsid w:val="0093772D"/>
    <w:rsid w:val="00937F51"/>
    <w:rsid w:val="009407D6"/>
    <w:rsid w:val="00940A60"/>
    <w:rsid w:val="0094104A"/>
    <w:rsid w:val="00941178"/>
    <w:rsid w:val="009413AF"/>
    <w:rsid w:val="00941700"/>
    <w:rsid w:val="009419CB"/>
    <w:rsid w:val="00941A1A"/>
    <w:rsid w:val="00942DCF"/>
    <w:rsid w:val="0094318D"/>
    <w:rsid w:val="00943A5A"/>
    <w:rsid w:val="00944B6D"/>
    <w:rsid w:val="00944ECF"/>
    <w:rsid w:val="00944F41"/>
    <w:rsid w:val="00945B57"/>
    <w:rsid w:val="00945C2E"/>
    <w:rsid w:val="00945E5B"/>
    <w:rsid w:val="009463E1"/>
    <w:rsid w:val="00946A21"/>
    <w:rsid w:val="0094797A"/>
    <w:rsid w:val="00947BB5"/>
    <w:rsid w:val="00947C97"/>
    <w:rsid w:val="00947D4C"/>
    <w:rsid w:val="0095057A"/>
    <w:rsid w:val="00950A1F"/>
    <w:rsid w:val="00950A9A"/>
    <w:rsid w:val="00950B1C"/>
    <w:rsid w:val="00950C90"/>
    <w:rsid w:val="009513DF"/>
    <w:rsid w:val="00951AC2"/>
    <w:rsid w:val="0095257D"/>
    <w:rsid w:val="009525B2"/>
    <w:rsid w:val="0095292E"/>
    <w:rsid w:val="00952E3E"/>
    <w:rsid w:val="00952F53"/>
    <w:rsid w:val="00953140"/>
    <w:rsid w:val="009533F8"/>
    <w:rsid w:val="009535C4"/>
    <w:rsid w:val="00953A18"/>
    <w:rsid w:val="00953B74"/>
    <w:rsid w:val="00954A8E"/>
    <w:rsid w:val="00954B2E"/>
    <w:rsid w:val="00955ABC"/>
    <w:rsid w:val="00955ADF"/>
    <w:rsid w:val="00955C7C"/>
    <w:rsid w:val="00955F77"/>
    <w:rsid w:val="00956CAB"/>
    <w:rsid w:val="00956D48"/>
    <w:rsid w:val="00960087"/>
    <w:rsid w:val="009606DA"/>
    <w:rsid w:val="00960978"/>
    <w:rsid w:val="00961EF7"/>
    <w:rsid w:val="00962686"/>
    <w:rsid w:val="00962F41"/>
    <w:rsid w:val="00963F10"/>
    <w:rsid w:val="0096412D"/>
    <w:rsid w:val="00964D52"/>
    <w:rsid w:val="00965003"/>
    <w:rsid w:val="009652E5"/>
    <w:rsid w:val="00965D78"/>
    <w:rsid w:val="00966605"/>
    <w:rsid w:val="00966AEB"/>
    <w:rsid w:val="0097075B"/>
    <w:rsid w:val="00970928"/>
    <w:rsid w:val="00970BE5"/>
    <w:rsid w:val="00970C6D"/>
    <w:rsid w:val="00970D00"/>
    <w:rsid w:val="009713E3"/>
    <w:rsid w:val="0097169D"/>
    <w:rsid w:val="00971709"/>
    <w:rsid w:val="009717F0"/>
    <w:rsid w:val="00972575"/>
    <w:rsid w:val="00972D78"/>
    <w:rsid w:val="00974073"/>
    <w:rsid w:val="009747A6"/>
    <w:rsid w:val="00974961"/>
    <w:rsid w:val="009749D5"/>
    <w:rsid w:val="00974B6A"/>
    <w:rsid w:val="0097558B"/>
    <w:rsid w:val="0097578D"/>
    <w:rsid w:val="009760B2"/>
    <w:rsid w:val="0097747D"/>
    <w:rsid w:val="00977482"/>
    <w:rsid w:val="00977557"/>
    <w:rsid w:val="00977B1D"/>
    <w:rsid w:val="00977BE2"/>
    <w:rsid w:val="00977C1B"/>
    <w:rsid w:val="009803C7"/>
    <w:rsid w:val="00980697"/>
    <w:rsid w:val="00980D9F"/>
    <w:rsid w:val="009814C9"/>
    <w:rsid w:val="00981AF6"/>
    <w:rsid w:val="00981C9C"/>
    <w:rsid w:val="00982065"/>
    <w:rsid w:val="0098225E"/>
    <w:rsid w:val="009828C0"/>
    <w:rsid w:val="009837C0"/>
    <w:rsid w:val="00984AF3"/>
    <w:rsid w:val="009850A6"/>
    <w:rsid w:val="009869CC"/>
    <w:rsid w:val="00986A16"/>
    <w:rsid w:val="009873D3"/>
    <w:rsid w:val="00987419"/>
    <w:rsid w:val="0098777E"/>
    <w:rsid w:val="0098789C"/>
    <w:rsid w:val="00987C33"/>
    <w:rsid w:val="00987D64"/>
    <w:rsid w:val="00990823"/>
    <w:rsid w:val="009917BE"/>
    <w:rsid w:val="00991A09"/>
    <w:rsid w:val="00991C57"/>
    <w:rsid w:val="00991D5D"/>
    <w:rsid w:val="0099203E"/>
    <w:rsid w:val="009920A8"/>
    <w:rsid w:val="00992888"/>
    <w:rsid w:val="00993D19"/>
    <w:rsid w:val="00994FA1"/>
    <w:rsid w:val="00995277"/>
    <w:rsid w:val="00995A6C"/>
    <w:rsid w:val="00996173"/>
    <w:rsid w:val="00996576"/>
    <w:rsid w:val="00996E3D"/>
    <w:rsid w:val="00997383"/>
    <w:rsid w:val="009975A7"/>
    <w:rsid w:val="00997732"/>
    <w:rsid w:val="00997E48"/>
    <w:rsid w:val="00997FFA"/>
    <w:rsid w:val="009A0015"/>
    <w:rsid w:val="009A0031"/>
    <w:rsid w:val="009A0604"/>
    <w:rsid w:val="009A0950"/>
    <w:rsid w:val="009A1A05"/>
    <w:rsid w:val="009A285C"/>
    <w:rsid w:val="009A2A1A"/>
    <w:rsid w:val="009A2F5D"/>
    <w:rsid w:val="009A3CC0"/>
    <w:rsid w:val="009A4DB2"/>
    <w:rsid w:val="009A53B8"/>
    <w:rsid w:val="009A5479"/>
    <w:rsid w:val="009A559C"/>
    <w:rsid w:val="009A5EB7"/>
    <w:rsid w:val="009A6071"/>
    <w:rsid w:val="009A67A0"/>
    <w:rsid w:val="009A7426"/>
    <w:rsid w:val="009A7D8A"/>
    <w:rsid w:val="009B11B3"/>
    <w:rsid w:val="009B1304"/>
    <w:rsid w:val="009B1774"/>
    <w:rsid w:val="009B1C20"/>
    <w:rsid w:val="009B1DEF"/>
    <w:rsid w:val="009B1E6C"/>
    <w:rsid w:val="009B1ED5"/>
    <w:rsid w:val="009B2241"/>
    <w:rsid w:val="009B2528"/>
    <w:rsid w:val="009B291C"/>
    <w:rsid w:val="009B2DCE"/>
    <w:rsid w:val="009B3D55"/>
    <w:rsid w:val="009B3F03"/>
    <w:rsid w:val="009B5769"/>
    <w:rsid w:val="009B5D2E"/>
    <w:rsid w:val="009B65F8"/>
    <w:rsid w:val="009B66FE"/>
    <w:rsid w:val="009B68ED"/>
    <w:rsid w:val="009B6A55"/>
    <w:rsid w:val="009B7321"/>
    <w:rsid w:val="009C00C2"/>
    <w:rsid w:val="009C015D"/>
    <w:rsid w:val="009C0272"/>
    <w:rsid w:val="009C0C67"/>
    <w:rsid w:val="009C0E83"/>
    <w:rsid w:val="009C1B09"/>
    <w:rsid w:val="009C26D7"/>
    <w:rsid w:val="009C30A9"/>
    <w:rsid w:val="009C39C5"/>
    <w:rsid w:val="009C3C2B"/>
    <w:rsid w:val="009C3C70"/>
    <w:rsid w:val="009C3EDC"/>
    <w:rsid w:val="009C42F6"/>
    <w:rsid w:val="009C435A"/>
    <w:rsid w:val="009C441E"/>
    <w:rsid w:val="009C4BEC"/>
    <w:rsid w:val="009C4C08"/>
    <w:rsid w:val="009C50F3"/>
    <w:rsid w:val="009C578E"/>
    <w:rsid w:val="009C594D"/>
    <w:rsid w:val="009C5F4B"/>
    <w:rsid w:val="009C6310"/>
    <w:rsid w:val="009C64ED"/>
    <w:rsid w:val="009C6F92"/>
    <w:rsid w:val="009D02EF"/>
    <w:rsid w:val="009D09BD"/>
    <w:rsid w:val="009D0A47"/>
    <w:rsid w:val="009D259A"/>
    <w:rsid w:val="009D28AC"/>
    <w:rsid w:val="009D293F"/>
    <w:rsid w:val="009D2964"/>
    <w:rsid w:val="009D326F"/>
    <w:rsid w:val="009D42C0"/>
    <w:rsid w:val="009D5779"/>
    <w:rsid w:val="009D58B9"/>
    <w:rsid w:val="009D7BB0"/>
    <w:rsid w:val="009D7D22"/>
    <w:rsid w:val="009E05C7"/>
    <w:rsid w:val="009E1901"/>
    <w:rsid w:val="009E1940"/>
    <w:rsid w:val="009E1D2C"/>
    <w:rsid w:val="009E1DFC"/>
    <w:rsid w:val="009E21E5"/>
    <w:rsid w:val="009E2B7E"/>
    <w:rsid w:val="009E3280"/>
    <w:rsid w:val="009E3A7B"/>
    <w:rsid w:val="009E44C8"/>
    <w:rsid w:val="009E4502"/>
    <w:rsid w:val="009E5B6D"/>
    <w:rsid w:val="009E5BDC"/>
    <w:rsid w:val="009E614B"/>
    <w:rsid w:val="009E6961"/>
    <w:rsid w:val="009E71FE"/>
    <w:rsid w:val="009E7FF6"/>
    <w:rsid w:val="009F006E"/>
    <w:rsid w:val="009F036D"/>
    <w:rsid w:val="009F0669"/>
    <w:rsid w:val="009F0840"/>
    <w:rsid w:val="009F14B9"/>
    <w:rsid w:val="009F1940"/>
    <w:rsid w:val="009F1A89"/>
    <w:rsid w:val="009F2393"/>
    <w:rsid w:val="009F2C5C"/>
    <w:rsid w:val="009F2E88"/>
    <w:rsid w:val="009F3337"/>
    <w:rsid w:val="009F3764"/>
    <w:rsid w:val="009F386B"/>
    <w:rsid w:val="009F473F"/>
    <w:rsid w:val="009F5316"/>
    <w:rsid w:val="009F587A"/>
    <w:rsid w:val="009F5F78"/>
    <w:rsid w:val="009F602D"/>
    <w:rsid w:val="009F6A1D"/>
    <w:rsid w:val="009F757C"/>
    <w:rsid w:val="009F763D"/>
    <w:rsid w:val="009F7905"/>
    <w:rsid w:val="009F7CD4"/>
    <w:rsid w:val="009F7E4B"/>
    <w:rsid w:val="00A00398"/>
    <w:rsid w:val="00A0130F"/>
    <w:rsid w:val="00A013DE"/>
    <w:rsid w:val="00A01766"/>
    <w:rsid w:val="00A0205F"/>
    <w:rsid w:val="00A022E9"/>
    <w:rsid w:val="00A026FA"/>
    <w:rsid w:val="00A03DDD"/>
    <w:rsid w:val="00A04A68"/>
    <w:rsid w:val="00A05014"/>
    <w:rsid w:val="00A05213"/>
    <w:rsid w:val="00A0655C"/>
    <w:rsid w:val="00A07134"/>
    <w:rsid w:val="00A1082F"/>
    <w:rsid w:val="00A11578"/>
    <w:rsid w:val="00A12088"/>
    <w:rsid w:val="00A12F7C"/>
    <w:rsid w:val="00A131DE"/>
    <w:rsid w:val="00A13D9A"/>
    <w:rsid w:val="00A1420C"/>
    <w:rsid w:val="00A14AB6"/>
    <w:rsid w:val="00A16809"/>
    <w:rsid w:val="00A16819"/>
    <w:rsid w:val="00A16866"/>
    <w:rsid w:val="00A170E0"/>
    <w:rsid w:val="00A1771D"/>
    <w:rsid w:val="00A20594"/>
    <w:rsid w:val="00A207D5"/>
    <w:rsid w:val="00A21600"/>
    <w:rsid w:val="00A2188A"/>
    <w:rsid w:val="00A21AAC"/>
    <w:rsid w:val="00A21E14"/>
    <w:rsid w:val="00A21E78"/>
    <w:rsid w:val="00A22160"/>
    <w:rsid w:val="00A22208"/>
    <w:rsid w:val="00A22D2D"/>
    <w:rsid w:val="00A231BB"/>
    <w:rsid w:val="00A236A1"/>
    <w:rsid w:val="00A23981"/>
    <w:rsid w:val="00A24CB2"/>
    <w:rsid w:val="00A24F07"/>
    <w:rsid w:val="00A25CC2"/>
    <w:rsid w:val="00A26150"/>
    <w:rsid w:val="00A2761F"/>
    <w:rsid w:val="00A27779"/>
    <w:rsid w:val="00A27798"/>
    <w:rsid w:val="00A27C50"/>
    <w:rsid w:val="00A303D9"/>
    <w:rsid w:val="00A3042E"/>
    <w:rsid w:val="00A3050B"/>
    <w:rsid w:val="00A310F9"/>
    <w:rsid w:val="00A31609"/>
    <w:rsid w:val="00A31765"/>
    <w:rsid w:val="00A3212B"/>
    <w:rsid w:val="00A32337"/>
    <w:rsid w:val="00A3351E"/>
    <w:rsid w:val="00A3368A"/>
    <w:rsid w:val="00A342F3"/>
    <w:rsid w:val="00A3449F"/>
    <w:rsid w:val="00A34C2C"/>
    <w:rsid w:val="00A358E8"/>
    <w:rsid w:val="00A367ED"/>
    <w:rsid w:val="00A370EC"/>
    <w:rsid w:val="00A378BF"/>
    <w:rsid w:val="00A40CAB"/>
    <w:rsid w:val="00A4116D"/>
    <w:rsid w:val="00A416A7"/>
    <w:rsid w:val="00A41DD6"/>
    <w:rsid w:val="00A42571"/>
    <w:rsid w:val="00A42B0D"/>
    <w:rsid w:val="00A4300C"/>
    <w:rsid w:val="00A4304E"/>
    <w:rsid w:val="00A44211"/>
    <w:rsid w:val="00A44DFE"/>
    <w:rsid w:val="00A4532C"/>
    <w:rsid w:val="00A457D5"/>
    <w:rsid w:val="00A4743A"/>
    <w:rsid w:val="00A47728"/>
    <w:rsid w:val="00A47774"/>
    <w:rsid w:val="00A505D0"/>
    <w:rsid w:val="00A505ED"/>
    <w:rsid w:val="00A50B5B"/>
    <w:rsid w:val="00A50B64"/>
    <w:rsid w:val="00A510D3"/>
    <w:rsid w:val="00A5146F"/>
    <w:rsid w:val="00A51639"/>
    <w:rsid w:val="00A516EA"/>
    <w:rsid w:val="00A5281C"/>
    <w:rsid w:val="00A52A8B"/>
    <w:rsid w:val="00A52C20"/>
    <w:rsid w:val="00A52D09"/>
    <w:rsid w:val="00A53497"/>
    <w:rsid w:val="00A53AF0"/>
    <w:rsid w:val="00A55AD0"/>
    <w:rsid w:val="00A5703B"/>
    <w:rsid w:val="00A575E7"/>
    <w:rsid w:val="00A57C05"/>
    <w:rsid w:val="00A60173"/>
    <w:rsid w:val="00A604BF"/>
    <w:rsid w:val="00A61094"/>
    <w:rsid w:val="00A61252"/>
    <w:rsid w:val="00A61775"/>
    <w:rsid w:val="00A61E8E"/>
    <w:rsid w:val="00A62A76"/>
    <w:rsid w:val="00A62D4B"/>
    <w:rsid w:val="00A62DCE"/>
    <w:rsid w:val="00A62EAB"/>
    <w:rsid w:val="00A636A2"/>
    <w:rsid w:val="00A63785"/>
    <w:rsid w:val="00A63AE3"/>
    <w:rsid w:val="00A63B15"/>
    <w:rsid w:val="00A64A1B"/>
    <w:rsid w:val="00A65548"/>
    <w:rsid w:val="00A6665D"/>
    <w:rsid w:val="00A66798"/>
    <w:rsid w:val="00A66B07"/>
    <w:rsid w:val="00A66D4E"/>
    <w:rsid w:val="00A673BF"/>
    <w:rsid w:val="00A67A7D"/>
    <w:rsid w:val="00A67C40"/>
    <w:rsid w:val="00A70538"/>
    <w:rsid w:val="00A708A8"/>
    <w:rsid w:val="00A70A9C"/>
    <w:rsid w:val="00A71DEC"/>
    <w:rsid w:val="00A71E57"/>
    <w:rsid w:val="00A73839"/>
    <w:rsid w:val="00A739EB"/>
    <w:rsid w:val="00A73A95"/>
    <w:rsid w:val="00A73DA6"/>
    <w:rsid w:val="00A75F2C"/>
    <w:rsid w:val="00A77675"/>
    <w:rsid w:val="00A8040E"/>
    <w:rsid w:val="00A808C3"/>
    <w:rsid w:val="00A808D7"/>
    <w:rsid w:val="00A8121B"/>
    <w:rsid w:val="00A81D99"/>
    <w:rsid w:val="00A81E35"/>
    <w:rsid w:val="00A82225"/>
    <w:rsid w:val="00A82424"/>
    <w:rsid w:val="00A82BAA"/>
    <w:rsid w:val="00A82C38"/>
    <w:rsid w:val="00A83EFA"/>
    <w:rsid w:val="00A84AA1"/>
    <w:rsid w:val="00A84D9E"/>
    <w:rsid w:val="00A84DB0"/>
    <w:rsid w:val="00A84FF6"/>
    <w:rsid w:val="00A852C4"/>
    <w:rsid w:val="00A859BD"/>
    <w:rsid w:val="00A85B6E"/>
    <w:rsid w:val="00A85F58"/>
    <w:rsid w:val="00A864A3"/>
    <w:rsid w:val="00A86D48"/>
    <w:rsid w:val="00A87A6A"/>
    <w:rsid w:val="00A908E5"/>
    <w:rsid w:val="00A91E0E"/>
    <w:rsid w:val="00A92270"/>
    <w:rsid w:val="00A928CE"/>
    <w:rsid w:val="00A93C43"/>
    <w:rsid w:val="00A9414D"/>
    <w:rsid w:val="00A94755"/>
    <w:rsid w:val="00A94943"/>
    <w:rsid w:val="00A957CF"/>
    <w:rsid w:val="00A96580"/>
    <w:rsid w:val="00A965C0"/>
    <w:rsid w:val="00A97EEA"/>
    <w:rsid w:val="00AA05A9"/>
    <w:rsid w:val="00AA1218"/>
    <w:rsid w:val="00AA262D"/>
    <w:rsid w:val="00AA2A42"/>
    <w:rsid w:val="00AA2EBF"/>
    <w:rsid w:val="00AA2FFB"/>
    <w:rsid w:val="00AA3796"/>
    <w:rsid w:val="00AA5A2C"/>
    <w:rsid w:val="00AA6302"/>
    <w:rsid w:val="00AA6A11"/>
    <w:rsid w:val="00AA7DC8"/>
    <w:rsid w:val="00AB0900"/>
    <w:rsid w:val="00AB0BE0"/>
    <w:rsid w:val="00AB149B"/>
    <w:rsid w:val="00AB1F9E"/>
    <w:rsid w:val="00AB314C"/>
    <w:rsid w:val="00AB33B0"/>
    <w:rsid w:val="00AB3B7C"/>
    <w:rsid w:val="00AB3DBE"/>
    <w:rsid w:val="00AB4AED"/>
    <w:rsid w:val="00AB4E96"/>
    <w:rsid w:val="00AB54EE"/>
    <w:rsid w:val="00AB55E2"/>
    <w:rsid w:val="00AB68D2"/>
    <w:rsid w:val="00AB6F14"/>
    <w:rsid w:val="00AB708A"/>
    <w:rsid w:val="00AB7CEC"/>
    <w:rsid w:val="00AC0C65"/>
    <w:rsid w:val="00AC114E"/>
    <w:rsid w:val="00AC12B2"/>
    <w:rsid w:val="00AC12D3"/>
    <w:rsid w:val="00AC148A"/>
    <w:rsid w:val="00AC19CE"/>
    <w:rsid w:val="00AC33EE"/>
    <w:rsid w:val="00AC3DE5"/>
    <w:rsid w:val="00AC3E9D"/>
    <w:rsid w:val="00AC3F05"/>
    <w:rsid w:val="00AC484D"/>
    <w:rsid w:val="00AC4872"/>
    <w:rsid w:val="00AC49ED"/>
    <w:rsid w:val="00AC70FE"/>
    <w:rsid w:val="00AC735E"/>
    <w:rsid w:val="00AC745B"/>
    <w:rsid w:val="00AC75A1"/>
    <w:rsid w:val="00AC75F0"/>
    <w:rsid w:val="00AC7715"/>
    <w:rsid w:val="00AC7BBE"/>
    <w:rsid w:val="00AD1B30"/>
    <w:rsid w:val="00AD1C63"/>
    <w:rsid w:val="00AD1E0F"/>
    <w:rsid w:val="00AD1EBA"/>
    <w:rsid w:val="00AD214F"/>
    <w:rsid w:val="00AD221D"/>
    <w:rsid w:val="00AD2655"/>
    <w:rsid w:val="00AD2871"/>
    <w:rsid w:val="00AD2A88"/>
    <w:rsid w:val="00AD3532"/>
    <w:rsid w:val="00AD3541"/>
    <w:rsid w:val="00AD3BBB"/>
    <w:rsid w:val="00AD45FE"/>
    <w:rsid w:val="00AD460B"/>
    <w:rsid w:val="00AD494D"/>
    <w:rsid w:val="00AD4A6F"/>
    <w:rsid w:val="00AD5215"/>
    <w:rsid w:val="00AD59F3"/>
    <w:rsid w:val="00AD5FC6"/>
    <w:rsid w:val="00AD6729"/>
    <w:rsid w:val="00AD707E"/>
    <w:rsid w:val="00AE0039"/>
    <w:rsid w:val="00AE012B"/>
    <w:rsid w:val="00AE01FC"/>
    <w:rsid w:val="00AE0311"/>
    <w:rsid w:val="00AE0DC7"/>
    <w:rsid w:val="00AE2A59"/>
    <w:rsid w:val="00AE3575"/>
    <w:rsid w:val="00AE4552"/>
    <w:rsid w:val="00AE57ED"/>
    <w:rsid w:val="00AE6241"/>
    <w:rsid w:val="00AE62A2"/>
    <w:rsid w:val="00AE64D6"/>
    <w:rsid w:val="00AE6679"/>
    <w:rsid w:val="00AE713E"/>
    <w:rsid w:val="00AE7244"/>
    <w:rsid w:val="00AE745E"/>
    <w:rsid w:val="00AE7B6C"/>
    <w:rsid w:val="00AF0195"/>
    <w:rsid w:val="00AF053E"/>
    <w:rsid w:val="00AF0D79"/>
    <w:rsid w:val="00AF12F6"/>
    <w:rsid w:val="00AF309C"/>
    <w:rsid w:val="00AF333C"/>
    <w:rsid w:val="00AF398D"/>
    <w:rsid w:val="00AF3CD9"/>
    <w:rsid w:val="00AF3E96"/>
    <w:rsid w:val="00AF45BD"/>
    <w:rsid w:val="00AF4C20"/>
    <w:rsid w:val="00AF4C87"/>
    <w:rsid w:val="00AF57FC"/>
    <w:rsid w:val="00AF5BBF"/>
    <w:rsid w:val="00AF5E58"/>
    <w:rsid w:val="00AF600C"/>
    <w:rsid w:val="00AF6407"/>
    <w:rsid w:val="00AF6608"/>
    <w:rsid w:val="00AF6F45"/>
    <w:rsid w:val="00AF7175"/>
    <w:rsid w:val="00B0017F"/>
    <w:rsid w:val="00B00A76"/>
    <w:rsid w:val="00B014B5"/>
    <w:rsid w:val="00B01581"/>
    <w:rsid w:val="00B017E3"/>
    <w:rsid w:val="00B019F5"/>
    <w:rsid w:val="00B0270E"/>
    <w:rsid w:val="00B02DAB"/>
    <w:rsid w:val="00B02F2D"/>
    <w:rsid w:val="00B03441"/>
    <w:rsid w:val="00B04BAB"/>
    <w:rsid w:val="00B04E44"/>
    <w:rsid w:val="00B04E9B"/>
    <w:rsid w:val="00B0502E"/>
    <w:rsid w:val="00B059FB"/>
    <w:rsid w:val="00B07687"/>
    <w:rsid w:val="00B0784B"/>
    <w:rsid w:val="00B078C3"/>
    <w:rsid w:val="00B07A3D"/>
    <w:rsid w:val="00B07CE6"/>
    <w:rsid w:val="00B07DBB"/>
    <w:rsid w:val="00B07EDA"/>
    <w:rsid w:val="00B1051C"/>
    <w:rsid w:val="00B105A7"/>
    <w:rsid w:val="00B107D7"/>
    <w:rsid w:val="00B10B36"/>
    <w:rsid w:val="00B10DFC"/>
    <w:rsid w:val="00B11172"/>
    <w:rsid w:val="00B11483"/>
    <w:rsid w:val="00B120DA"/>
    <w:rsid w:val="00B12100"/>
    <w:rsid w:val="00B124F7"/>
    <w:rsid w:val="00B12B42"/>
    <w:rsid w:val="00B12C16"/>
    <w:rsid w:val="00B12C61"/>
    <w:rsid w:val="00B12D46"/>
    <w:rsid w:val="00B134F5"/>
    <w:rsid w:val="00B13C7C"/>
    <w:rsid w:val="00B14817"/>
    <w:rsid w:val="00B14CD3"/>
    <w:rsid w:val="00B14F97"/>
    <w:rsid w:val="00B15E6A"/>
    <w:rsid w:val="00B16225"/>
    <w:rsid w:val="00B1666E"/>
    <w:rsid w:val="00B16986"/>
    <w:rsid w:val="00B16A65"/>
    <w:rsid w:val="00B17184"/>
    <w:rsid w:val="00B20CAE"/>
    <w:rsid w:val="00B2120C"/>
    <w:rsid w:val="00B21B9B"/>
    <w:rsid w:val="00B21CF7"/>
    <w:rsid w:val="00B21E8A"/>
    <w:rsid w:val="00B226F4"/>
    <w:rsid w:val="00B22830"/>
    <w:rsid w:val="00B229D8"/>
    <w:rsid w:val="00B238E9"/>
    <w:rsid w:val="00B23B06"/>
    <w:rsid w:val="00B23B9E"/>
    <w:rsid w:val="00B24225"/>
    <w:rsid w:val="00B244A1"/>
    <w:rsid w:val="00B24E7F"/>
    <w:rsid w:val="00B24FE1"/>
    <w:rsid w:val="00B25B18"/>
    <w:rsid w:val="00B25FE9"/>
    <w:rsid w:val="00B2656D"/>
    <w:rsid w:val="00B26E6E"/>
    <w:rsid w:val="00B26F15"/>
    <w:rsid w:val="00B3050D"/>
    <w:rsid w:val="00B31323"/>
    <w:rsid w:val="00B315D8"/>
    <w:rsid w:val="00B3225A"/>
    <w:rsid w:val="00B323EC"/>
    <w:rsid w:val="00B32963"/>
    <w:rsid w:val="00B32C13"/>
    <w:rsid w:val="00B32E6C"/>
    <w:rsid w:val="00B333DA"/>
    <w:rsid w:val="00B335A1"/>
    <w:rsid w:val="00B347D2"/>
    <w:rsid w:val="00B34813"/>
    <w:rsid w:val="00B35346"/>
    <w:rsid w:val="00B36567"/>
    <w:rsid w:val="00B36656"/>
    <w:rsid w:val="00B3667F"/>
    <w:rsid w:val="00B366D4"/>
    <w:rsid w:val="00B37739"/>
    <w:rsid w:val="00B37FA7"/>
    <w:rsid w:val="00B406A5"/>
    <w:rsid w:val="00B4100E"/>
    <w:rsid w:val="00B41355"/>
    <w:rsid w:val="00B42204"/>
    <w:rsid w:val="00B426CE"/>
    <w:rsid w:val="00B43884"/>
    <w:rsid w:val="00B4446B"/>
    <w:rsid w:val="00B44874"/>
    <w:rsid w:val="00B454E4"/>
    <w:rsid w:val="00B456F9"/>
    <w:rsid w:val="00B45A34"/>
    <w:rsid w:val="00B46F3F"/>
    <w:rsid w:val="00B47A13"/>
    <w:rsid w:val="00B47BB2"/>
    <w:rsid w:val="00B50028"/>
    <w:rsid w:val="00B50402"/>
    <w:rsid w:val="00B5059A"/>
    <w:rsid w:val="00B507F3"/>
    <w:rsid w:val="00B50B7B"/>
    <w:rsid w:val="00B50EE2"/>
    <w:rsid w:val="00B514DF"/>
    <w:rsid w:val="00B51E42"/>
    <w:rsid w:val="00B51E8A"/>
    <w:rsid w:val="00B52218"/>
    <w:rsid w:val="00B52B50"/>
    <w:rsid w:val="00B53438"/>
    <w:rsid w:val="00B53971"/>
    <w:rsid w:val="00B546E3"/>
    <w:rsid w:val="00B56737"/>
    <w:rsid w:val="00B569A2"/>
    <w:rsid w:val="00B56EE4"/>
    <w:rsid w:val="00B56F88"/>
    <w:rsid w:val="00B610DB"/>
    <w:rsid w:val="00B61476"/>
    <w:rsid w:val="00B61521"/>
    <w:rsid w:val="00B62B40"/>
    <w:rsid w:val="00B630A0"/>
    <w:rsid w:val="00B639D7"/>
    <w:rsid w:val="00B63F15"/>
    <w:rsid w:val="00B64770"/>
    <w:rsid w:val="00B649A9"/>
    <w:rsid w:val="00B64A89"/>
    <w:rsid w:val="00B64B75"/>
    <w:rsid w:val="00B6517C"/>
    <w:rsid w:val="00B66096"/>
    <w:rsid w:val="00B66987"/>
    <w:rsid w:val="00B66EA4"/>
    <w:rsid w:val="00B6749A"/>
    <w:rsid w:val="00B6795E"/>
    <w:rsid w:val="00B7041A"/>
    <w:rsid w:val="00B71274"/>
    <w:rsid w:val="00B72299"/>
    <w:rsid w:val="00B72419"/>
    <w:rsid w:val="00B7287B"/>
    <w:rsid w:val="00B72AE6"/>
    <w:rsid w:val="00B72E73"/>
    <w:rsid w:val="00B739E2"/>
    <w:rsid w:val="00B741FB"/>
    <w:rsid w:val="00B75BD5"/>
    <w:rsid w:val="00B75C42"/>
    <w:rsid w:val="00B75FE0"/>
    <w:rsid w:val="00B7673C"/>
    <w:rsid w:val="00B773B1"/>
    <w:rsid w:val="00B776F8"/>
    <w:rsid w:val="00B77C65"/>
    <w:rsid w:val="00B806F9"/>
    <w:rsid w:val="00B816AA"/>
    <w:rsid w:val="00B826CD"/>
    <w:rsid w:val="00B82BC5"/>
    <w:rsid w:val="00B834F6"/>
    <w:rsid w:val="00B8367D"/>
    <w:rsid w:val="00B83CE8"/>
    <w:rsid w:val="00B83E25"/>
    <w:rsid w:val="00B84432"/>
    <w:rsid w:val="00B849C1"/>
    <w:rsid w:val="00B84D99"/>
    <w:rsid w:val="00B8529C"/>
    <w:rsid w:val="00B852AE"/>
    <w:rsid w:val="00B86D96"/>
    <w:rsid w:val="00B86DBE"/>
    <w:rsid w:val="00B86DCA"/>
    <w:rsid w:val="00B86EDA"/>
    <w:rsid w:val="00B8776C"/>
    <w:rsid w:val="00B879BD"/>
    <w:rsid w:val="00B901FD"/>
    <w:rsid w:val="00B9107B"/>
    <w:rsid w:val="00B910F3"/>
    <w:rsid w:val="00B912D9"/>
    <w:rsid w:val="00B91C77"/>
    <w:rsid w:val="00B927BC"/>
    <w:rsid w:val="00B92C68"/>
    <w:rsid w:val="00B9303E"/>
    <w:rsid w:val="00B93524"/>
    <w:rsid w:val="00B941D9"/>
    <w:rsid w:val="00B94495"/>
    <w:rsid w:val="00B9488C"/>
    <w:rsid w:val="00B949B4"/>
    <w:rsid w:val="00B94B85"/>
    <w:rsid w:val="00B94C39"/>
    <w:rsid w:val="00B9536B"/>
    <w:rsid w:val="00B9565A"/>
    <w:rsid w:val="00B9667F"/>
    <w:rsid w:val="00B968F3"/>
    <w:rsid w:val="00B96944"/>
    <w:rsid w:val="00B9706B"/>
    <w:rsid w:val="00BA070E"/>
    <w:rsid w:val="00BA0C18"/>
    <w:rsid w:val="00BA10F6"/>
    <w:rsid w:val="00BA13D6"/>
    <w:rsid w:val="00BA1FA9"/>
    <w:rsid w:val="00BA2190"/>
    <w:rsid w:val="00BA2B36"/>
    <w:rsid w:val="00BA354E"/>
    <w:rsid w:val="00BA407F"/>
    <w:rsid w:val="00BA42E6"/>
    <w:rsid w:val="00BA444D"/>
    <w:rsid w:val="00BA4F22"/>
    <w:rsid w:val="00BA50A4"/>
    <w:rsid w:val="00BA50FC"/>
    <w:rsid w:val="00BA5242"/>
    <w:rsid w:val="00BA5322"/>
    <w:rsid w:val="00BA5909"/>
    <w:rsid w:val="00BA5F0F"/>
    <w:rsid w:val="00BA6890"/>
    <w:rsid w:val="00BA6F17"/>
    <w:rsid w:val="00BA71DF"/>
    <w:rsid w:val="00BA751E"/>
    <w:rsid w:val="00BA75E3"/>
    <w:rsid w:val="00BA76B9"/>
    <w:rsid w:val="00BA7BA0"/>
    <w:rsid w:val="00BB013C"/>
    <w:rsid w:val="00BB0BE5"/>
    <w:rsid w:val="00BB0EAA"/>
    <w:rsid w:val="00BB1E29"/>
    <w:rsid w:val="00BB3155"/>
    <w:rsid w:val="00BB50D3"/>
    <w:rsid w:val="00BB53C3"/>
    <w:rsid w:val="00BB5C84"/>
    <w:rsid w:val="00BB630A"/>
    <w:rsid w:val="00BB6A20"/>
    <w:rsid w:val="00BB754D"/>
    <w:rsid w:val="00BB7A09"/>
    <w:rsid w:val="00BB7C5F"/>
    <w:rsid w:val="00BC0557"/>
    <w:rsid w:val="00BC0797"/>
    <w:rsid w:val="00BC0E85"/>
    <w:rsid w:val="00BC10AE"/>
    <w:rsid w:val="00BC1557"/>
    <w:rsid w:val="00BC3146"/>
    <w:rsid w:val="00BC37A0"/>
    <w:rsid w:val="00BC3826"/>
    <w:rsid w:val="00BC46EF"/>
    <w:rsid w:val="00BC4CC5"/>
    <w:rsid w:val="00BC5333"/>
    <w:rsid w:val="00BC55A0"/>
    <w:rsid w:val="00BC5A4B"/>
    <w:rsid w:val="00BC6559"/>
    <w:rsid w:val="00BC7680"/>
    <w:rsid w:val="00BD045A"/>
    <w:rsid w:val="00BD0C2E"/>
    <w:rsid w:val="00BD16C6"/>
    <w:rsid w:val="00BD204F"/>
    <w:rsid w:val="00BD2C8B"/>
    <w:rsid w:val="00BD4EF9"/>
    <w:rsid w:val="00BD5132"/>
    <w:rsid w:val="00BD58B2"/>
    <w:rsid w:val="00BD5BAC"/>
    <w:rsid w:val="00BD60B3"/>
    <w:rsid w:val="00BD61FC"/>
    <w:rsid w:val="00BD697F"/>
    <w:rsid w:val="00BD76CA"/>
    <w:rsid w:val="00BD77A4"/>
    <w:rsid w:val="00BD7848"/>
    <w:rsid w:val="00BD787C"/>
    <w:rsid w:val="00BD7D11"/>
    <w:rsid w:val="00BE0481"/>
    <w:rsid w:val="00BE0577"/>
    <w:rsid w:val="00BE173C"/>
    <w:rsid w:val="00BE223A"/>
    <w:rsid w:val="00BE327D"/>
    <w:rsid w:val="00BE336E"/>
    <w:rsid w:val="00BE3404"/>
    <w:rsid w:val="00BE3D95"/>
    <w:rsid w:val="00BE3F94"/>
    <w:rsid w:val="00BE477E"/>
    <w:rsid w:val="00BE4D40"/>
    <w:rsid w:val="00BE505A"/>
    <w:rsid w:val="00BE5897"/>
    <w:rsid w:val="00BE5C9A"/>
    <w:rsid w:val="00BE6378"/>
    <w:rsid w:val="00BE6E8C"/>
    <w:rsid w:val="00BE70A2"/>
    <w:rsid w:val="00BE7457"/>
    <w:rsid w:val="00BE770F"/>
    <w:rsid w:val="00BE7ACD"/>
    <w:rsid w:val="00BF052D"/>
    <w:rsid w:val="00BF06FC"/>
    <w:rsid w:val="00BF14DC"/>
    <w:rsid w:val="00BF181E"/>
    <w:rsid w:val="00BF1D31"/>
    <w:rsid w:val="00BF2E67"/>
    <w:rsid w:val="00BF383D"/>
    <w:rsid w:val="00BF3D9F"/>
    <w:rsid w:val="00BF3F2C"/>
    <w:rsid w:val="00BF46CC"/>
    <w:rsid w:val="00BF4DEE"/>
    <w:rsid w:val="00BF59B9"/>
    <w:rsid w:val="00BF5AB2"/>
    <w:rsid w:val="00BF62B0"/>
    <w:rsid w:val="00C001C4"/>
    <w:rsid w:val="00C0096D"/>
    <w:rsid w:val="00C00B27"/>
    <w:rsid w:val="00C00CEB"/>
    <w:rsid w:val="00C00ED2"/>
    <w:rsid w:val="00C01391"/>
    <w:rsid w:val="00C0176C"/>
    <w:rsid w:val="00C02078"/>
    <w:rsid w:val="00C03125"/>
    <w:rsid w:val="00C03342"/>
    <w:rsid w:val="00C03A1A"/>
    <w:rsid w:val="00C042F7"/>
    <w:rsid w:val="00C048E2"/>
    <w:rsid w:val="00C053C6"/>
    <w:rsid w:val="00C059AE"/>
    <w:rsid w:val="00C06384"/>
    <w:rsid w:val="00C068FC"/>
    <w:rsid w:val="00C06A21"/>
    <w:rsid w:val="00C06C6B"/>
    <w:rsid w:val="00C06E11"/>
    <w:rsid w:val="00C1019A"/>
    <w:rsid w:val="00C10A1E"/>
    <w:rsid w:val="00C11485"/>
    <w:rsid w:val="00C11C22"/>
    <w:rsid w:val="00C12169"/>
    <w:rsid w:val="00C12980"/>
    <w:rsid w:val="00C131FD"/>
    <w:rsid w:val="00C13332"/>
    <w:rsid w:val="00C1349A"/>
    <w:rsid w:val="00C13510"/>
    <w:rsid w:val="00C13982"/>
    <w:rsid w:val="00C13CC1"/>
    <w:rsid w:val="00C14051"/>
    <w:rsid w:val="00C1442B"/>
    <w:rsid w:val="00C1479A"/>
    <w:rsid w:val="00C1488A"/>
    <w:rsid w:val="00C14A32"/>
    <w:rsid w:val="00C156D8"/>
    <w:rsid w:val="00C15A3E"/>
    <w:rsid w:val="00C16574"/>
    <w:rsid w:val="00C167AD"/>
    <w:rsid w:val="00C16C63"/>
    <w:rsid w:val="00C17384"/>
    <w:rsid w:val="00C1767C"/>
    <w:rsid w:val="00C2010E"/>
    <w:rsid w:val="00C20903"/>
    <w:rsid w:val="00C20C7A"/>
    <w:rsid w:val="00C21224"/>
    <w:rsid w:val="00C215B3"/>
    <w:rsid w:val="00C21748"/>
    <w:rsid w:val="00C21BC0"/>
    <w:rsid w:val="00C21DF1"/>
    <w:rsid w:val="00C22423"/>
    <w:rsid w:val="00C22D0F"/>
    <w:rsid w:val="00C2320F"/>
    <w:rsid w:val="00C235E5"/>
    <w:rsid w:val="00C23984"/>
    <w:rsid w:val="00C24027"/>
    <w:rsid w:val="00C2426F"/>
    <w:rsid w:val="00C24950"/>
    <w:rsid w:val="00C24DE5"/>
    <w:rsid w:val="00C252A3"/>
    <w:rsid w:val="00C25399"/>
    <w:rsid w:val="00C25FC7"/>
    <w:rsid w:val="00C26512"/>
    <w:rsid w:val="00C26782"/>
    <w:rsid w:val="00C27407"/>
    <w:rsid w:val="00C27854"/>
    <w:rsid w:val="00C279C6"/>
    <w:rsid w:val="00C27C20"/>
    <w:rsid w:val="00C30E58"/>
    <w:rsid w:val="00C3132B"/>
    <w:rsid w:val="00C313B0"/>
    <w:rsid w:val="00C31C84"/>
    <w:rsid w:val="00C31D6B"/>
    <w:rsid w:val="00C31ECC"/>
    <w:rsid w:val="00C33743"/>
    <w:rsid w:val="00C34A6A"/>
    <w:rsid w:val="00C34EF4"/>
    <w:rsid w:val="00C35136"/>
    <w:rsid w:val="00C35960"/>
    <w:rsid w:val="00C3598C"/>
    <w:rsid w:val="00C35BB3"/>
    <w:rsid w:val="00C36377"/>
    <w:rsid w:val="00C3655C"/>
    <w:rsid w:val="00C3658E"/>
    <w:rsid w:val="00C368E1"/>
    <w:rsid w:val="00C37011"/>
    <w:rsid w:val="00C37314"/>
    <w:rsid w:val="00C37C21"/>
    <w:rsid w:val="00C40073"/>
    <w:rsid w:val="00C413FB"/>
    <w:rsid w:val="00C4158F"/>
    <w:rsid w:val="00C41658"/>
    <w:rsid w:val="00C41E37"/>
    <w:rsid w:val="00C4213B"/>
    <w:rsid w:val="00C43102"/>
    <w:rsid w:val="00C433F5"/>
    <w:rsid w:val="00C4431A"/>
    <w:rsid w:val="00C44E2E"/>
    <w:rsid w:val="00C45336"/>
    <w:rsid w:val="00C45A01"/>
    <w:rsid w:val="00C46236"/>
    <w:rsid w:val="00C4668D"/>
    <w:rsid w:val="00C466BB"/>
    <w:rsid w:val="00C4710E"/>
    <w:rsid w:val="00C4732E"/>
    <w:rsid w:val="00C47C06"/>
    <w:rsid w:val="00C50C9A"/>
    <w:rsid w:val="00C5127B"/>
    <w:rsid w:val="00C51597"/>
    <w:rsid w:val="00C5201B"/>
    <w:rsid w:val="00C52254"/>
    <w:rsid w:val="00C52925"/>
    <w:rsid w:val="00C53B3B"/>
    <w:rsid w:val="00C54739"/>
    <w:rsid w:val="00C54754"/>
    <w:rsid w:val="00C54CD3"/>
    <w:rsid w:val="00C5530F"/>
    <w:rsid w:val="00C553A7"/>
    <w:rsid w:val="00C55861"/>
    <w:rsid w:val="00C55E80"/>
    <w:rsid w:val="00C5660D"/>
    <w:rsid w:val="00C56687"/>
    <w:rsid w:val="00C566ED"/>
    <w:rsid w:val="00C56CB5"/>
    <w:rsid w:val="00C57203"/>
    <w:rsid w:val="00C57285"/>
    <w:rsid w:val="00C6033D"/>
    <w:rsid w:val="00C608FF"/>
    <w:rsid w:val="00C60A38"/>
    <w:rsid w:val="00C60CA1"/>
    <w:rsid w:val="00C61825"/>
    <w:rsid w:val="00C61EE8"/>
    <w:rsid w:val="00C62053"/>
    <w:rsid w:val="00C62566"/>
    <w:rsid w:val="00C62FFC"/>
    <w:rsid w:val="00C633FA"/>
    <w:rsid w:val="00C63A9D"/>
    <w:rsid w:val="00C63E70"/>
    <w:rsid w:val="00C64DAD"/>
    <w:rsid w:val="00C6542B"/>
    <w:rsid w:val="00C6577C"/>
    <w:rsid w:val="00C6600D"/>
    <w:rsid w:val="00C660EE"/>
    <w:rsid w:val="00C672EA"/>
    <w:rsid w:val="00C67E7E"/>
    <w:rsid w:val="00C701E6"/>
    <w:rsid w:val="00C703F8"/>
    <w:rsid w:val="00C70928"/>
    <w:rsid w:val="00C71274"/>
    <w:rsid w:val="00C7135E"/>
    <w:rsid w:val="00C71406"/>
    <w:rsid w:val="00C71D8C"/>
    <w:rsid w:val="00C71E20"/>
    <w:rsid w:val="00C72108"/>
    <w:rsid w:val="00C72E4C"/>
    <w:rsid w:val="00C7300D"/>
    <w:rsid w:val="00C7301C"/>
    <w:rsid w:val="00C738EA"/>
    <w:rsid w:val="00C739FB"/>
    <w:rsid w:val="00C73B14"/>
    <w:rsid w:val="00C74048"/>
    <w:rsid w:val="00C75181"/>
    <w:rsid w:val="00C75676"/>
    <w:rsid w:val="00C75A3D"/>
    <w:rsid w:val="00C75C82"/>
    <w:rsid w:val="00C75CC9"/>
    <w:rsid w:val="00C75E0E"/>
    <w:rsid w:val="00C76BBD"/>
    <w:rsid w:val="00C7738B"/>
    <w:rsid w:val="00C775F7"/>
    <w:rsid w:val="00C77915"/>
    <w:rsid w:val="00C800EC"/>
    <w:rsid w:val="00C801CB"/>
    <w:rsid w:val="00C80B82"/>
    <w:rsid w:val="00C8106D"/>
    <w:rsid w:val="00C81BF1"/>
    <w:rsid w:val="00C81D46"/>
    <w:rsid w:val="00C81DC2"/>
    <w:rsid w:val="00C81EDE"/>
    <w:rsid w:val="00C82426"/>
    <w:rsid w:val="00C82A2A"/>
    <w:rsid w:val="00C82C88"/>
    <w:rsid w:val="00C831E7"/>
    <w:rsid w:val="00C835EB"/>
    <w:rsid w:val="00C836D8"/>
    <w:rsid w:val="00C839C0"/>
    <w:rsid w:val="00C85E1D"/>
    <w:rsid w:val="00C86A31"/>
    <w:rsid w:val="00C877FF"/>
    <w:rsid w:val="00C87F47"/>
    <w:rsid w:val="00C90628"/>
    <w:rsid w:val="00C91304"/>
    <w:rsid w:val="00C921EB"/>
    <w:rsid w:val="00C9268F"/>
    <w:rsid w:val="00C92D50"/>
    <w:rsid w:val="00C9303D"/>
    <w:rsid w:val="00C932D1"/>
    <w:rsid w:val="00C94C89"/>
    <w:rsid w:val="00C94FF2"/>
    <w:rsid w:val="00C95DD1"/>
    <w:rsid w:val="00C973FB"/>
    <w:rsid w:val="00C9798D"/>
    <w:rsid w:val="00CA0947"/>
    <w:rsid w:val="00CA0AE5"/>
    <w:rsid w:val="00CA1B59"/>
    <w:rsid w:val="00CA214F"/>
    <w:rsid w:val="00CA257F"/>
    <w:rsid w:val="00CA2C4F"/>
    <w:rsid w:val="00CA2E76"/>
    <w:rsid w:val="00CA30C5"/>
    <w:rsid w:val="00CA36C7"/>
    <w:rsid w:val="00CA3A13"/>
    <w:rsid w:val="00CA44FA"/>
    <w:rsid w:val="00CA4809"/>
    <w:rsid w:val="00CA4FA5"/>
    <w:rsid w:val="00CA538D"/>
    <w:rsid w:val="00CA5E97"/>
    <w:rsid w:val="00CA6039"/>
    <w:rsid w:val="00CA747C"/>
    <w:rsid w:val="00CB037E"/>
    <w:rsid w:val="00CB10ED"/>
    <w:rsid w:val="00CB1295"/>
    <w:rsid w:val="00CB215D"/>
    <w:rsid w:val="00CB3C20"/>
    <w:rsid w:val="00CB54CE"/>
    <w:rsid w:val="00CB5514"/>
    <w:rsid w:val="00CB5680"/>
    <w:rsid w:val="00CB609F"/>
    <w:rsid w:val="00CB6412"/>
    <w:rsid w:val="00CB7163"/>
    <w:rsid w:val="00CC0D3C"/>
    <w:rsid w:val="00CC0FD4"/>
    <w:rsid w:val="00CC10CD"/>
    <w:rsid w:val="00CC11F9"/>
    <w:rsid w:val="00CC1775"/>
    <w:rsid w:val="00CC1997"/>
    <w:rsid w:val="00CC19A0"/>
    <w:rsid w:val="00CC2128"/>
    <w:rsid w:val="00CC214D"/>
    <w:rsid w:val="00CC2F40"/>
    <w:rsid w:val="00CC3117"/>
    <w:rsid w:val="00CC3D2C"/>
    <w:rsid w:val="00CC43AB"/>
    <w:rsid w:val="00CC4FE3"/>
    <w:rsid w:val="00CC5359"/>
    <w:rsid w:val="00CC57B7"/>
    <w:rsid w:val="00CC5E28"/>
    <w:rsid w:val="00CC6185"/>
    <w:rsid w:val="00CC690C"/>
    <w:rsid w:val="00CC6DD1"/>
    <w:rsid w:val="00CC6EB6"/>
    <w:rsid w:val="00CC7810"/>
    <w:rsid w:val="00CD0349"/>
    <w:rsid w:val="00CD09DE"/>
    <w:rsid w:val="00CD0F1C"/>
    <w:rsid w:val="00CD18AB"/>
    <w:rsid w:val="00CD1B3B"/>
    <w:rsid w:val="00CD1CAE"/>
    <w:rsid w:val="00CD1CC4"/>
    <w:rsid w:val="00CD2386"/>
    <w:rsid w:val="00CD3010"/>
    <w:rsid w:val="00CD3B57"/>
    <w:rsid w:val="00CD4997"/>
    <w:rsid w:val="00CD5391"/>
    <w:rsid w:val="00CD547D"/>
    <w:rsid w:val="00CD54E4"/>
    <w:rsid w:val="00CD637B"/>
    <w:rsid w:val="00CD64DB"/>
    <w:rsid w:val="00CD666E"/>
    <w:rsid w:val="00CD6FB8"/>
    <w:rsid w:val="00CD7053"/>
    <w:rsid w:val="00CD712B"/>
    <w:rsid w:val="00CD7924"/>
    <w:rsid w:val="00CE03D6"/>
    <w:rsid w:val="00CE062B"/>
    <w:rsid w:val="00CE10B3"/>
    <w:rsid w:val="00CE185D"/>
    <w:rsid w:val="00CE27E1"/>
    <w:rsid w:val="00CE27F1"/>
    <w:rsid w:val="00CE3362"/>
    <w:rsid w:val="00CE347C"/>
    <w:rsid w:val="00CE3A1F"/>
    <w:rsid w:val="00CE3BE0"/>
    <w:rsid w:val="00CE3E5F"/>
    <w:rsid w:val="00CE44A3"/>
    <w:rsid w:val="00CE4784"/>
    <w:rsid w:val="00CE47E4"/>
    <w:rsid w:val="00CE4AEA"/>
    <w:rsid w:val="00CE4B8C"/>
    <w:rsid w:val="00CE4C2E"/>
    <w:rsid w:val="00CE4C7A"/>
    <w:rsid w:val="00CE5B84"/>
    <w:rsid w:val="00CE6193"/>
    <w:rsid w:val="00CE6F09"/>
    <w:rsid w:val="00CE76EB"/>
    <w:rsid w:val="00CE7770"/>
    <w:rsid w:val="00CF0213"/>
    <w:rsid w:val="00CF0229"/>
    <w:rsid w:val="00CF04BB"/>
    <w:rsid w:val="00CF05DA"/>
    <w:rsid w:val="00CF069F"/>
    <w:rsid w:val="00CF0D10"/>
    <w:rsid w:val="00CF1748"/>
    <w:rsid w:val="00CF18E5"/>
    <w:rsid w:val="00CF1951"/>
    <w:rsid w:val="00CF1EFE"/>
    <w:rsid w:val="00CF415A"/>
    <w:rsid w:val="00CF477C"/>
    <w:rsid w:val="00CF55F0"/>
    <w:rsid w:val="00CF561D"/>
    <w:rsid w:val="00CF59E4"/>
    <w:rsid w:val="00CF5F86"/>
    <w:rsid w:val="00CF6B9E"/>
    <w:rsid w:val="00CF6E77"/>
    <w:rsid w:val="00CF6FA9"/>
    <w:rsid w:val="00CF7D80"/>
    <w:rsid w:val="00D00CC1"/>
    <w:rsid w:val="00D00DB1"/>
    <w:rsid w:val="00D01101"/>
    <w:rsid w:val="00D019F7"/>
    <w:rsid w:val="00D01C8F"/>
    <w:rsid w:val="00D0237E"/>
    <w:rsid w:val="00D0274D"/>
    <w:rsid w:val="00D02FBA"/>
    <w:rsid w:val="00D03013"/>
    <w:rsid w:val="00D0358F"/>
    <w:rsid w:val="00D045F2"/>
    <w:rsid w:val="00D04E69"/>
    <w:rsid w:val="00D05189"/>
    <w:rsid w:val="00D05298"/>
    <w:rsid w:val="00D053E6"/>
    <w:rsid w:val="00D055C4"/>
    <w:rsid w:val="00D06585"/>
    <w:rsid w:val="00D06A7E"/>
    <w:rsid w:val="00D07D54"/>
    <w:rsid w:val="00D10161"/>
    <w:rsid w:val="00D10449"/>
    <w:rsid w:val="00D10E47"/>
    <w:rsid w:val="00D1165A"/>
    <w:rsid w:val="00D11777"/>
    <w:rsid w:val="00D11A38"/>
    <w:rsid w:val="00D11B27"/>
    <w:rsid w:val="00D13102"/>
    <w:rsid w:val="00D13436"/>
    <w:rsid w:val="00D13902"/>
    <w:rsid w:val="00D13D48"/>
    <w:rsid w:val="00D13F65"/>
    <w:rsid w:val="00D13F69"/>
    <w:rsid w:val="00D140ED"/>
    <w:rsid w:val="00D14B16"/>
    <w:rsid w:val="00D14D6B"/>
    <w:rsid w:val="00D15D00"/>
    <w:rsid w:val="00D15F54"/>
    <w:rsid w:val="00D1612F"/>
    <w:rsid w:val="00D16720"/>
    <w:rsid w:val="00D172D7"/>
    <w:rsid w:val="00D17DF1"/>
    <w:rsid w:val="00D20EFB"/>
    <w:rsid w:val="00D223FA"/>
    <w:rsid w:val="00D22A9F"/>
    <w:rsid w:val="00D22BDE"/>
    <w:rsid w:val="00D2306D"/>
    <w:rsid w:val="00D24B76"/>
    <w:rsid w:val="00D25495"/>
    <w:rsid w:val="00D259D3"/>
    <w:rsid w:val="00D26EF8"/>
    <w:rsid w:val="00D27BBF"/>
    <w:rsid w:val="00D315EF"/>
    <w:rsid w:val="00D316FC"/>
    <w:rsid w:val="00D3178F"/>
    <w:rsid w:val="00D31D17"/>
    <w:rsid w:val="00D3212F"/>
    <w:rsid w:val="00D32133"/>
    <w:rsid w:val="00D33A32"/>
    <w:rsid w:val="00D33F7E"/>
    <w:rsid w:val="00D3445B"/>
    <w:rsid w:val="00D34614"/>
    <w:rsid w:val="00D34974"/>
    <w:rsid w:val="00D34D07"/>
    <w:rsid w:val="00D3544B"/>
    <w:rsid w:val="00D35C50"/>
    <w:rsid w:val="00D35CC0"/>
    <w:rsid w:val="00D35E30"/>
    <w:rsid w:val="00D362B9"/>
    <w:rsid w:val="00D36439"/>
    <w:rsid w:val="00D364F3"/>
    <w:rsid w:val="00D376D1"/>
    <w:rsid w:val="00D40102"/>
    <w:rsid w:val="00D40447"/>
    <w:rsid w:val="00D404E0"/>
    <w:rsid w:val="00D40D31"/>
    <w:rsid w:val="00D412B4"/>
    <w:rsid w:val="00D412E7"/>
    <w:rsid w:val="00D41BC5"/>
    <w:rsid w:val="00D4227E"/>
    <w:rsid w:val="00D42657"/>
    <w:rsid w:val="00D42696"/>
    <w:rsid w:val="00D42A33"/>
    <w:rsid w:val="00D431B7"/>
    <w:rsid w:val="00D43770"/>
    <w:rsid w:val="00D43DDC"/>
    <w:rsid w:val="00D447C4"/>
    <w:rsid w:val="00D44B69"/>
    <w:rsid w:val="00D45595"/>
    <w:rsid w:val="00D457CA"/>
    <w:rsid w:val="00D45BB0"/>
    <w:rsid w:val="00D46F09"/>
    <w:rsid w:val="00D4764D"/>
    <w:rsid w:val="00D50A6C"/>
    <w:rsid w:val="00D50BA7"/>
    <w:rsid w:val="00D518C7"/>
    <w:rsid w:val="00D5286F"/>
    <w:rsid w:val="00D53844"/>
    <w:rsid w:val="00D54213"/>
    <w:rsid w:val="00D54385"/>
    <w:rsid w:val="00D544F7"/>
    <w:rsid w:val="00D55B74"/>
    <w:rsid w:val="00D56154"/>
    <w:rsid w:val="00D561A2"/>
    <w:rsid w:val="00D564DF"/>
    <w:rsid w:val="00D56841"/>
    <w:rsid w:val="00D569C1"/>
    <w:rsid w:val="00D56DFB"/>
    <w:rsid w:val="00D57A44"/>
    <w:rsid w:val="00D60367"/>
    <w:rsid w:val="00D60420"/>
    <w:rsid w:val="00D60820"/>
    <w:rsid w:val="00D60DE5"/>
    <w:rsid w:val="00D613A1"/>
    <w:rsid w:val="00D619C2"/>
    <w:rsid w:val="00D61A78"/>
    <w:rsid w:val="00D61BBE"/>
    <w:rsid w:val="00D61CB6"/>
    <w:rsid w:val="00D6355E"/>
    <w:rsid w:val="00D63E6F"/>
    <w:rsid w:val="00D6404D"/>
    <w:rsid w:val="00D6454A"/>
    <w:rsid w:val="00D64D35"/>
    <w:rsid w:val="00D64F5B"/>
    <w:rsid w:val="00D6692F"/>
    <w:rsid w:val="00D66CF8"/>
    <w:rsid w:val="00D67A9C"/>
    <w:rsid w:val="00D67F03"/>
    <w:rsid w:val="00D705F6"/>
    <w:rsid w:val="00D71731"/>
    <w:rsid w:val="00D71D8B"/>
    <w:rsid w:val="00D71F1D"/>
    <w:rsid w:val="00D7205A"/>
    <w:rsid w:val="00D7218C"/>
    <w:rsid w:val="00D7230F"/>
    <w:rsid w:val="00D72965"/>
    <w:rsid w:val="00D73CC2"/>
    <w:rsid w:val="00D74332"/>
    <w:rsid w:val="00D74560"/>
    <w:rsid w:val="00D74AC9"/>
    <w:rsid w:val="00D758AB"/>
    <w:rsid w:val="00D76C1E"/>
    <w:rsid w:val="00D77224"/>
    <w:rsid w:val="00D774A7"/>
    <w:rsid w:val="00D7751A"/>
    <w:rsid w:val="00D77669"/>
    <w:rsid w:val="00D77E1D"/>
    <w:rsid w:val="00D80501"/>
    <w:rsid w:val="00D81320"/>
    <w:rsid w:val="00D81542"/>
    <w:rsid w:val="00D818D1"/>
    <w:rsid w:val="00D81C2F"/>
    <w:rsid w:val="00D82A06"/>
    <w:rsid w:val="00D82E30"/>
    <w:rsid w:val="00D830D4"/>
    <w:rsid w:val="00D8357D"/>
    <w:rsid w:val="00D8382F"/>
    <w:rsid w:val="00D83927"/>
    <w:rsid w:val="00D84967"/>
    <w:rsid w:val="00D84F44"/>
    <w:rsid w:val="00D852A9"/>
    <w:rsid w:val="00D85E4F"/>
    <w:rsid w:val="00D86010"/>
    <w:rsid w:val="00D86307"/>
    <w:rsid w:val="00D86BAE"/>
    <w:rsid w:val="00D86DF1"/>
    <w:rsid w:val="00D872FF"/>
    <w:rsid w:val="00D87642"/>
    <w:rsid w:val="00D87F05"/>
    <w:rsid w:val="00D902D3"/>
    <w:rsid w:val="00D90627"/>
    <w:rsid w:val="00D909A4"/>
    <w:rsid w:val="00D92737"/>
    <w:rsid w:val="00D92BFA"/>
    <w:rsid w:val="00D9311A"/>
    <w:rsid w:val="00D931DB"/>
    <w:rsid w:val="00D9352B"/>
    <w:rsid w:val="00D9381B"/>
    <w:rsid w:val="00D94A62"/>
    <w:rsid w:val="00D94B12"/>
    <w:rsid w:val="00D95AEF"/>
    <w:rsid w:val="00D96337"/>
    <w:rsid w:val="00D9670C"/>
    <w:rsid w:val="00D96B93"/>
    <w:rsid w:val="00D96D38"/>
    <w:rsid w:val="00D974D8"/>
    <w:rsid w:val="00D97B80"/>
    <w:rsid w:val="00DA066E"/>
    <w:rsid w:val="00DA06AA"/>
    <w:rsid w:val="00DA070A"/>
    <w:rsid w:val="00DA0D01"/>
    <w:rsid w:val="00DA0D4A"/>
    <w:rsid w:val="00DA1370"/>
    <w:rsid w:val="00DA18E7"/>
    <w:rsid w:val="00DA1EB9"/>
    <w:rsid w:val="00DA228C"/>
    <w:rsid w:val="00DA2688"/>
    <w:rsid w:val="00DA26A2"/>
    <w:rsid w:val="00DA27A9"/>
    <w:rsid w:val="00DA286C"/>
    <w:rsid w:val="00DA2B40"/>
    <w:rsid w:val="00DA2E07"/>
    <w:rsid w:val="00DA302A"/>
    <w:rsid w:val="00DA3D13"/>
    <w:rsid w:val="00DA47DE"/>
    <w:rsid w:val="00DA539C"/>
    <w:rsid w:val="00DA593A"/>
    <w:rsid w:val="00DA5B58"/>
    <w:rsid w:val="00DA5D1B"/>
    <w:rsid w:val="00DA5F29"/>
    <w:rsid w:val="00DA64E8"/>
    <w:rsid w:val="00DA662E"/>
    <w:rsid w:val="00DA69E5"/>
    <w:rsid w:val="00DA6BD0"/>
    <w:rsid w:val="00DA6E27"/>
    <w:rsid w:val="00DB07CD"/>
    <w:rsid w:val="00DB1539"/>
    <w:rsid w:val="00DB246E"/>
    <w:rsid w:val="00DB3EB4"/>
    <w:rsid w:val="00DB4CC2"/>
    <w:rsid w:val="00DB5130"/>
    <w:rsid w:val="00DB595E"/>
    <w:rsid w:val="00DB5A65"/>
    <w:rsid w:val="00DB6033"/>
    <w:rsid w:val="00DB65E3"/>
    <w:rsid w:val="00DB6B4B"/>
    <w:rsid w:val="00DB6BD6"/>
    <w:rsid w:val="00DB703C"/>
    <w:rsid w:val="00DB74A6"/>
    <w:rsid w:val="00DB75DF"/>
    <w:rsid w:val="00DB7669"/>
    <w:rsid w:val="00DB777C"/>
    <w:rsid w:val="00DB7ABB"/>
    <w:rsid w:val="00DB7AD7"/>
    <w:rsid w:val="00DC0D38"/>
    <w:rsid w:val="00DC0D50"/>
    <w:rsid w:val="00DC1871"/>
    <w:rsid w:val="00DC1913"/>
    <w:rsid w:val="00DC1AB3"/>
    <w:rsid w:val="00DC1F5F"/>
    <w:rsid w:val="00DC20A1"/>
    <w:rsid w:val="00DC218B"/>
    <w:rsid w:val="00DC2D16"/>
    <w:rsid w:val="00DC4BCE"/>
    <w:rsid w:val="00DC6DB7"/>
    <w:rsid w:val="00DC6F2C"/>
    <w:rsid w:val="00DC784A"/>
    <w:rsid w:val="00DC79D0"/>
    <w:rsid w:val="00DD051E"/>
    <w:rsid w:val="00DD0B3B"/>
    <w:rsid w:val="00DD0C52"/>
    <w:rsid w:val="00DD0F9E"/>
    <w:rsid w:val="00DD1290"/>
    <w:rsid w:val="00DD1325"/>
    <w:rsid w:val="00DD1B20"/>
    <w:rsid w:val="00DD3215"/>
    <w:rsid w:val="00DD34E3"/>
    <w:rsid w:val="00DD3767"/>
    <w:rsid w:val="00DD3934"/>
    <w:rsid w:val="00DD4508"/>
    <w:rsid w:val="00DD4BC4"/>
    <w:rsid w:val="00DD504B"/>
    <w:rsid w:val="00DD534B"/>
    <w:rsid w:val="00DD5AA2"/>
    <w:rsid w:val="00DD6086"/>
    <w:rsid w:val="00DD6389"/>
    <w:rsid w:val="00DD65E6"/>
    <w:rsid w:val="00DD681A"/>
    <w:rsid w:val="00DD6D7C"/>
    <w:rsid w:val="00DD6DAB"/>
    <w:rsid w:val="00DD6DF9"/>
    <w:rsid w:val="00DD6E44"/>
    <w:rsid w:val="00DD76F7"/>
    <w:rsid w:val="00DE0303"/>
    <w:rsid w:val="00DE092D"/>
    <w:rsid w:val="00DE0A06"/>
    <w:rsid w:val="00DE0BC3"/>
    <w:rsid w:val="00DE1229"/>
    <w:rsid w:val="00DE12A6"/>
    <w:rsid w:val="00DE155D"/>
    <w:rsid w:val="00DE1A77"/>
    <w:rsid w:val="00DE2C58"/>
    <w:rsid w:val="00DE2F23"/>
    <w:rsid w:val="00DE3E50"/>
    <w:rsid w:val="00DE403B"/>
    <w:rsid w:val="00DE4615"/>
    <w:rsid w:val="00DE59A4"/>
    <w:rsid w:val="00DE5CA8"/>
    <w:rsid w:val="00DE5D3C"/>
    <w:rsid w:val="00DE684B"/>
    <w:rsid w:val="00DE6940"/>
    <w:rsid w:val="00DE732B"/>
    <w:rsid w:val="00DE7FB6"/>
    <w:rsid w:val="00DF01CA"/>
    <w:rsid w:val="00DF0580"/>
    <w:rsid w:val="00DF0983"/>
    <w:rsid w:val="00DF0DCF"/>
    <w:rsid w:val="00DF104E"/>
    <w:rsid w:val="00DF24BE"/>
    <w:rsid w:val="00DF2CE1"/>
    <w:rsid w:val="00DF31A4"/>
    <w:rsid w:val="00DF4754"/>
    <w:rsid w:val="00DF570D"/>
    <w:rsid w:val="00DF5AA7"/>
    <w:rsid w:val="00DF5E1C"/>
    <w:rsid w:val="00DF5F86"/>
    <w:rsid w:val="00DF67C0"/>
    <w:rsid w:val="00DF6A3E"/>
    <w:rsid w:val="00DF7411"/>
    <w:rsid w:val="00DF76A6"/>
    <w:rsid w:val="00DF7747"/>
    <w:rsid w:val="00E002B8"/>
    <w:rsid w:val="00E003CD"/>
    <w:rsid w:val="00E00878"/>
    <w:rsid w:val="00E008EA"/>
    <w:rsid w:val="00E00E36"/>
    <w:rsid w:val="00E0102A"/>
    <w:rsid w:val="00E018A9"/>
    <w:rsid w:val="00E02CAE"/>
    <w:rsid w:val="00E03094"/>
    <w:rsid w:val="00E0321F"/>
    <w:rsid w:val="00E038FF"/>
    <w:rsid w:val="00E048C7"/>
    <w:rsid w:val="00E04976"/>
    <w:rsid w:val="00E04F77"/>
    <w:rsid w:val="00E0508A"/>
    <w:rsid w:val="00E056C6"/>
    <w:rsid w:val="00E05909"/>
    <w:rsid w:val="00E05C2B"/>
    <w:rsid w:val="00E06163"/>
    <w:rsid w:val="00E063F1"/>
    <w:rsid w:val="00E06493"/>
    <w:rsid w:val="00E06D33"/>
    <w:rsid w:val="00E10891"/>
    <w:rsid w:val="00E10A39"/>
    <w:rsid w:val="00E111E4"/>
    <w:rsid w:val="00E11590"/>
    <w:rsid w:val="00E12136"/>
    <w:rsid w:val="00E12A13"/>
    <w:rsid w:val="00E14318"/>
    <w:rsid w:val="00E15186"/>
    <w:rsid w:val="00E1526A"/>
    <w:rsid w:val="00E1566A"/>
    <w:rsid w:val="00E168EC"/>
    <w:rsid w:val="00E16A20"/>
    <w:rsid w:val="00E17343"/>
    <w:rsid w:val="00E1764D"/>
    <w:rsid w:val="00E17718"/>
    <w:rsid w:val="00E17D41"/>
    <w:rsid w:val="00E21505"/>
    <w:rsid w:val="00E219F1"/>
    <w:rsid w:val="00E21C45"/>
    <w:rsid w:val="00E22209"/>
    <w:rsid w:val="00E22EE7"/>
    <w:rsid w:val="00E22F63"/>
    <w:rsid w:val="00E23031"/>
    <w:rsid w:val="00E230DF"/>
    <w:rsid w:val="00E23363"/>
    <w:rsid w:val="00E238F8"/>
    <w:rsid w:val="00E23E97"/>
    <w:rsid w:val="00E23EE7"/>
    <w:rsid w:val="00E247F1"/>
    <w:rsid w:val="00E248E9"/>
    <w:rsid w:val="00E249C0"/>
    <w:rsid w:val="00E24C65"/>
    <w:rsid w:val="00E25812"/>
    <w:rsid w:val="00E268E5"/>
    <w:rsid w:val="00E26E18"/>
    <w:rsid w:val="00E275BB"/>
    <w:rsid w:val="00E277BF"/>
    <w:rsid w:val="00E27A68"/>
    <w:rsid w:val="00E27FBA"/>
    <w:rsid w:val="00E3061D"/>
    <w:rsid w:val="00E3065F"/>
    <w:rsid w:val="00E30D07"/>
    <w:rsid w:val="00E30FF4"/>
    <w:rsid w:val="00E326CD"/>
    <w:rsid w:val="00E32CFA"/>
    <w:rsid w:val="00E32DC8"/>
    <w:rsid w:val="00E32E56"/>
    <w:rsid w:val="00E33000"/>
    <w:rsid w:val="00E33E3B"/>
    <w:rsid w:val="00E33FEB"/>
    <w:rsid w:val="00E34229"/>
    <w:rsid w:val="00E342E4"/>
    <w:rsid w:val="00E34344"/>
    <w:rsid w:val="00E36B38"/>
    <w:rsid w:val="00E36D01"/>
    <w:rsid w:val="00E37F82"/>
    <w:rsid w:val="00E40A41"/>
    <w:rsid w:val="00E40AD6"/>
    <w:rsid w:val="00E41387"/>
    <w:rsid w:val="00E41668"/>
    <w:rsid w:val="00E417DC"/>
    <w:rsid w:val="00E41D92"/>
    <w:rsid w:val="00E42014"/>
    <w:rsid w:val="00E42509"/>
    <w:rsid w:val="00E43368"/>
    <w:rsid w:val="00E43D00"/>
    <w:rsid w:val="00E44686"/>
    <w:rsid w:val="00E44AE0"/>
    <w:rsid w:val="00E4539D"/>
    <w:rsid w:val="00E45578"/>
    <w:rsid w:val="00E4581B"/>
    <w:rsid w:val="00E46549"/>
    <w:rsid w:val="00E47966"/>
    <w:rsid w:val="00E47A2A"/>
    <w:rsid w:val="00E504FD"/>
    <w:rsid w:val="00E505FA"/>
    <w:rsid w:val="00E51ED4"/>
    <w:rsid w:val="00E52B26"/>
    <w:rsid w:val="00E52DD3"/>
    <w:rsid w:val="00E532E5"/>
    <w:rsid w:val="00E53609"/>
    <w:rsid w:val="00E54424"/>
    <w:rsid w:val="00E545FB"/>
    <w:rsid w:val="00E547E8"/>
    <w:rsid w:val="00E55BE2"/>
    <w:rsid w:val="00E55ECF"/>
    <w:rsid w:val="00E56097"/>
    <w:rsid w:val="00E567A7"/>
    <w:rsid w:val="00E56A46"/>
    <w:rsid w:val="00E5703A"/>
    <w:rsid w:val="00E57EBD"/>
    <w:rsid w:val="00E609C0"/>
    <w:rsid w:val="00E60D5B"/>
    <w:rsid w:val="00E61216"/>
    <w:rsid w:val="00E612F0"/>
    <w:rsid w:val="00E6214E"/>
    <w:rsid w:val="00E626B8"/>
    <w:rsid w:val="00E62A0C"/>
    <w:rsid w:val="00E6300E"/>
    <w:rsid w:val="00E632A8"/>
    <w:rsid w:val="00E64258"/>
    <w:rsid w:val="00E645EB"/>
    <w:rsid w:val="00E651C2"/>
    <w:rsid w:val="00E65573"/>
    <w:rsid w:val="00E6571D"/>
    <w:rsid w:val="00E66A30"/>
    <w:rsid w:val="00E66C2C"/>
    <w:rsid w:val="00E672FB"/>
    <w:rsid w:val="00E673F8"/>
    <w:rsid w:val="00E676DF"/>
    <w:rsid w:val="00E708B1"/>
    <w:rsid w:val="00E70EA0"/>
    <w:rsid w:val="00E70EFF"/>
    <w:rsid w:val="00E710B8"/>
    <w:rsid w:val="00E71E9E"/>
    <w:rsid w:val="00E71F8F"/>
    <w:rsid w:val="00E73380"/>
    <w:rsid w:val="00E736D2"/>
    <w:rsid w:val="00E73A47"/>
    <w:rsid w:val="00E73AC4"/>
    <w:rsid w:val="00E73E35"/>
    <w:rsid w:val="00E74346"/>
    <w:rsid w:val="00E747F8"/>
    <w:rsid w:val="00E74F7A"/>
    <w:rsid w:val="00E751B5"/>
    <w:rsid w:val="00E764F6"/>
    <w:rsid w:val="00E766EC"/>
    <w:rsid w:val="00E76775"/>
    <w:rsid w:val="00E774E6"/>
    <w:rsid w:val="00E775A0"/>
    <w:rsid w:val="00E8158A"/>
    <w:rsid w:val="00E8195E"/>
    <w:rsid w:val="00E81EE4"/>
    <w:rsid w:val="00E82365"/>
    <w:rsid w:val="00E82DE4"/>
    <w:rsid w:val="00E838A9"/>
    <w:rsid w:val="00E83AEB"/>
    <w:rsid w:val="00E8431A"/>
    <w:rsid w:val="00E843D1"/>
    <w:rsid w:val="00E84973"/>
    <w:rsid w:val="00E84AC7"/>
    <w:rsid w:val="00E84F94"/>
    <w:rsid w:val="00E861C1"/>
    <w:rsid w:val="00E86AB3"/>
    <w:rsid w:val="00E8726E"/>
    <w:rsid w:val="00E90032"/>
    <w:rsid w:val="00E9080E"/>
    <w:rsid w:val="00E90883"/>
    <w:rsid w:val="00E90BBB"/>
    <w:rsid w:val="00E90E23"/>
    <w:rsid w:val="00E915C6"/>
    <w:rsid w:val="00E92363"/>
    <w:rsid w:val="00E92A36"/>
    <w:rsid w:val="00E9336A"/>
    <w:rsid w:val="00E93559"/>
    <w:rsid w:val="00E938D3"/>
    <w:rsid w:val="00E938E3"/>
    <w:rsid w:val="00E94AA7"/>
    <w:rsid w:val="00E957AD"/>
    <w:rsid w:val="00E95944"/>
    <w:rsid w:val="00E95962"/>
    <w:rsid w:val="00E95D3A"/>
    <w:rsid w:val="00E96AAD"/>
    <w:rsid w:val="00E973B9"/>
    <w:rsid w:val="00E97822"/>
    <w:rsid w:val="00E97EE3"/>
    <w:rsid w:val="00EA01FE"/>
    <w:rsid w:val="00EA2AEC"/>
    <w:rsid w:val="00EA300E"/>
    <w:rsid w:val="00EA34EE"/>
    <w:rsid w:val="00EA39B2"/>
    <w:rsid w:val="00EA3AAB"/>
    <w:rsid w:val="00EA3DA8"/>
    <w:rsid w:val="00EA443B"/>
    <w:rsid w:val="00EA5201"/>
    <w:rsid w:val="00EA5AB2"/>
    <w:rsid w:val="00EA7EFE"/>
    <w:rsid w:val="00EB0857"/>
    <w:rsid w:val="00EB10A0"/>
    <w:rsid w:val="00EB128E"/>
    <w:rsid w:val="00EB1297"/>
    <w:rsid w:val="00EB17CA"/>
    <w:rsid w:val="00EB1BAC"/>
    <w:rsid w:val="00EB2BEE"/>
    <w:rsid w:val="00EB3243"/>
    <w:rsid w:val="00EB404F"/>
    <w:rsid w:val="00EB427A"/>
    <w:rsid w:val="00EB4E7E"/>
    <w:rsid w:val="00EB5110"/>
    <w:rsid w:val="00EB5B1A"/>
    <w:rsid w:val="00EB64A2"/>
    <w:rsid w:val="00EB6931"/>
    <w:rsid w:val="00EB7563"/>
    <w:rsid w:val="00EB7A62"/>
    <w:rsid w:val="00EB7AF9"/>
    <w:rsid w:val="00EB7F2C"/>
    <w:rsid w:val="00EC021E"/>
    <w:rsid w:val="00EC0515"/>
    <w:rsid w:val="00EC1D37"/>
    <w:rsid w:val="00EC2596"/>
    <w:rsid w:val="00EC2BA3"/>
    <w:rsid w:val="00EC480E"/>
    <w:rsid w:val="00EC5010"/>
    <w:rsid w:val="00EC5262"/>
    <w:rsid w:val="00EC54BE"/>
    <w:rsid w:val="00EC5CE8"/>
    <w:rsid w:val="00EC5D17"/>
    <w:rsid w:val="00EC5E7A"/>
    <w:rsid w:val="00EC66A5"/>
    <w:rsid w:val="00EC6CDB"/>
    <w:rsid w:val="00EC6E93"/>
    <w:rsid w:val="00EC7E09"/>
    <w:rsid w:val="00ED0C86"/>
    <w:rsid w:val="00ED0DB5"/>
    <w:rsid w:val="00ED0DCF"/>
    <w:rsid w:val="00ED0FC5"/>
    <w:rsid w:val="00ED105F"/>
    <w:rsid w:val="00ED1845"/>
    <w:rsid w:val="00ED2AC9"/>
    <w:rsid w:val="00ED3143"/>
    <w:rsid w:val="00ED3226"/>
    <w:rsid w:val="00ED3892"/>
    <w:rsid w:val="00ED3B4C"/>
    <w:rsid w:val="00ED3C07"/>
    <w:rsid w:val="00ED4664"/>
    <w:rsid w:val="00ED4680"/>
    <w:rsid w:val="00ED4B59"/>
    <w:rsid w:val="00ED4E5F"/>
    <w:rsid w:val="00ED5498"/>
    <w:rsid w:val="00ED579A"/>
    <w:rsid w:val="00ED5F98"/>
    <w:rsid w:val="00ED6296"/>
    <w:rsid w:val="00ED6F0E"/>
    <w:rsid w:val="00ED6F64"/>
    <w:rsid w:val="00ED7218"/>
    <w:rsid w:val="00ED72DD"/>
    <w:rsid w:val="00ED76D0"/>
    <w:rsid w:val="00ED7B02"/>
    <w:rsid w:val="00ED7EA8"/>
    <w:rsid w:val="00EE0447"/>
    <w:rsid w:val="00EE04F0"/>
    <w:rsid w:val="00EE0A15"/>
    <w:rsid w:val="00EE0A6C"/>
    <w:rsid w:val="00EE0A8B"/>
    <w:rsid w:val="00EE16CA"/>
    <w:rsid w:val="00EE1B6E"/>
    <w:rsid w:val="00EE2AEA"/>
    <w:rsid w:val="00EE2ED8"/>
    <w:rsid w:val="00EE3A7D"/>
    <w:rsid w:val="00EE3AEE"/>
    <w:rsid w:val="00EE4C1A"/>
    <w:rsid w:val="00EE4F82"/>
    <w:rsid w:val="00EE5626"/>
    <w:rsid w:val="00EE565A"/>
    <w:rsid w:val="00EE5AD4"/>
    <w:rsid w:val="00EE686B"/>
    <w:rsid w:val="00EE6D10"/>
    <w:rsid w:val="00EF04E6"/>
    <w:rsid w:val="00EF05A9"/>
    <w:rsid w:val="00EF0B3B"/>
    <w:rsid w:val="00EF111F"/>
    <w:rsid w:val="00EF12B3"/>
    <w:rsid w:val="00EF1418"/>
    <w:rsid w:val="00EF1C49"/>
    <w:rsid w:val="00EF1E60"/>
    <w:rsid w:val="00EF221B"/>
    <w:rsid w:val="00EF249B"/>
    <w:rsid w:val="00EF4A2C"/>
    <w:rsid w:val="00EF4AE6"/>
    <w:rsid w:val="00EF6922"/>
    <w:rsid w:val="00F00E25"/>
    <w:rsid w:val="00F012C7"/>
    <w:rsid w:val="00F0172B"/>
    <w:rsid w:val="00F02400"/>
    <w:rsid w:val="00F0284B"/>
    <w:rsid w:val="00F03734"/>
    <w:rsid w:val="00F03D29"/>
    <w:rsid w:val="00F0438B"/>
    <w:rsid w:val="00F0493A"/>
    <w:rsid w:val="00F061F9"/>
    <w:rsid w:val="00F06896"/>
    <w:rsid w:val="00F0701D"/>
    <w:rsid w:val="00F073AB"/>
    <w:rsid w:val="00F0787B"/>
    <w:rsid w:val="00F07AE3"/>
    <w:rsid w:val="00F1150C"/>
    <w:rsid w:val="00F11A9F"/>
    <w:rsid w:val="00F11C61"/>
    <w:rsid w:val="00F11CC0"/>
    <w:rsid w:val="00F11D64"/>
    <w:rsid w:val="00F11FB4"/>
    <w:rsid w:val="00F12426"/>
    <w:rsid w:val="00F13825"/>
    <w:rsid w:val="00F14411"/>
    <w:rsid w:val="00F1553A"/>
    <w:rsid w:val="00F15AD0"/>
    <w:rsid w:val="00F15CA8"/>
    <w:rsid w:val="00F172D1"/>
    <w:rsid w:val="00F20082"/>
    <w:rsid w:val="00F202C0"/>
    <w:rsid w:val="00F20A81"/>
    <w:rsid w:val="00F20D31"/>
    <w:rsid w:val="00F20F75"/>
    <w:rsid w:val="00F222FB"/>
    <w:rsid w:val="00F22A2E"/>
    <w:rsid w:val="00F232FF"/>
    <w:rsid w:val="00F24293"/>
    <w:rsid w:val="00F24A68"/>
    <w:rsid w:val="00F2616B"/>
    <w:rsid w:val="00F267E9"/>
    <w:rsid w:val="00F271CF"/>
    <w:rsid w:val="00F27EB8"/>
    <w:rsid w:val="00F27EF5"/>
    <w:rsid w:val="00F30AAB"/>
    <w:rsid w:val="00F310EC"/>
    <w:rsid w:val="00F311B3"/>
    <w:rsid w:val="00F31F18"/>
    <w:rsid w:val="00F32087"/>
    <w:rsid w:val="00F3225D"/>
    <w:rsid w:val="00F325C3"/>
    <w:rsid w:val="00F32CE4"/>
    <w:rsid w:val="00F32F43"/>
    <w:rsid w:val="00F331FF"/>
    <w:rsid w:val="00F33DF6"/>
    <w:rsid w:val="00F34786"/>
    <w:rsid w:val="00F35981"/>
    <w:rsid w:val="00F35FB8"/>
    <w:rsid w:val="00F36457"/>
    <w:rsid w:val="00F3675C"/>
    <w:rsid w:val="00F36778"/>
    <w:rsid w:val="00F36A24"/>
    <w:rsid w:val="00F36DF1"/>
    <w:rsid w:val="00F372A0"/>
    <w:rsid w:val="00F37A25"/>
    <w:rsid w:val="00F404F0"/>
    <w:rsid w:val="00F405B8"/>
    <w:rsid w:val="00F40602"/>
    <w:rsid w:val="00F407B2"/>
    <w:rsid w:val="00F411D5"/>
    <w:rsid w:val="00F41399"/>
    <w:rsid w:val="00F41B95"/>
    <w:rsid w:val="00F41BEB"/>
    <w:rsid w:val="00F42084"/>
    <w:rsid w:val="00F4279B"/>
    <w:rsid w:val="00F42FDB"/>
    <w:rsid w:val="00F4400B"/>
    <w:rsid w:val="00F4543F"/>
    <w:rsid w:val="00F45F80"/>
    <w:rsid w:val="00F46FBA"/>
    <w:rsid w:val="00F47793"/>
    <w:rsid w:val="00F47871"/>
    <w:rsid w:val="00F50706"/>
    <w:rsid w:val="00F50725"/>
    <w:rsid w:val="00F510DE"/>
    <w:rsid w:val="00F51295"/>
    <w:rsid w:val="00F513B0"/>
    <w:rsid w:val="00F51983"/>
    <w:rsid w:val="00F51FC9"/>
    <w:rsid w:val="00F52129"/>
    <w:rsid w:val="00F5269A"/>
    <w:rsid w:val="00F537B8"/>
    <w:rsid w:val="00F53DF1"/>
    <w:rsid w:val="00F54541"/>
    <w:rsid w:val="00F54C89"/>
    <w:rsid w:val="00F54CE3"/>
    <w:rsid w:val="00F55669"/>
    <w:rsid w:val="00F55BC7"/>
    <w:rsid w:val="00F55EB9"/>
    <w:rsid w:val="00F5637F"/>
    <w:rsid w:val="00F56BD9"/>
    <w:rsid w:val="00F5779A"/>
    <w:rsid w:val="00F5779C"/>
    <w:rsid w:val="00F5780A"/>
    <w:rsid w:val="00F578C0"/>
    <w:rsid w:val="00F57A1C"/>
    <w:rsid w:val="00F60098"/>
    <w:rsid w:val="00F60106"/>
    <w:rsid w:val="00F6175A"/>
    <w:rsid w:val="00F62164"/>
    <w:rsid w:val="00F623E2"/>
    <w:rsid w:val="00F627F2"/>
    <w:rsid w:val="00F6361D"/>
    <w:rsid w:val="00F63753"/>
    <w:rsid w:val="00F63F72"/>
    <w:rsid w:val="00F643A2"/>
    <w:rsid w:val="00F64B47"/>
    <w:rsid w:val="00F65309"/>
    <w:rsid w:val="00F65A55"/>
    <w:rsid w:val="00F66C10"/>
    <w:rsid w:val="00F67188"/>
    <w:rsid w:val="00F6761E"/>
    <w:rsid w:val="00F679D1"/>
    <w:rsid w:val="00F67B85"/>
    <w:rsid w:val="00F67FF6"/>
    <w:rsid w:val="00F7021B"/>
    <w:rsid w:val="00F70825"/>
    <w:rsid w:val="00F717A1"/>
    <w:rsid w:val="00F72788"/>
    <w:rsid w:val="00F729DD"/>
    <w:rsid w:val="00F72B62"/>
    <w:rsid w:val="00F73A6B"/>
    <w:rsid w:val="00F73C49"/>
    <w:rsid w:val="00F73DDA"/>
    <w:rsid w:val="00F74332"/>
    <w:rsid w:val="00F746B7"/>
    <w:rsid w:val="00F74DA0"/>
    <w:rsid w:val="00F74F59"/>
    <w:rsid w:val="00F7571E"/>
    <w:rsid w:val="00F75803"/>
    <w:rsid w:val="00F759A5"/>
    <w:rsid w:val="00F764EA"/>
    <w:rsid w:val="00F765AE"/>
    <w:rsid w:val="00F777A2"/>
    <w:rsid w:val="00F77874"/>
    <w:rsid w:val="00F77F95"/>
    <w:rsid w:val="00F80D84"/>
    <w:rsid w:val="00F812E6"/>
    <w:rsid w:val="00F817AA"/>
    <w:rsid w:val="00F81E77"/>
    <w:rsid w:val="00F81E98"/>
    <w:rsid w:val="00F821C9"/>
    <w:rsid w:val="00F824F2"/>
    <w:rsid w:val="00F82BEE"/>
    <w:rsid w:val="00F8490C"/>
    <w:rsid w:val="00F84A0B"/>
    <w:rsid w:val="00F852C8"/>
    <w:rsid w:val="00F8586B"/>
    <w:rsid w:val="00F85914"/>
    <w:rsid w:val="00F85A4B"/>
    <w:rsid w:val="00F860E7"/>
    <w:rsid w:val="00F8719F"/>
    <w:rsid w:val="00F873E2"/>
    <w:rsid w:val="00F87723"/>
    <w:rsid w:val="00F8774B"/>
    <w:rsid w:val="00F87E1E"/>
    <w:rsid w:val="00F87EF7"/>
    <w:rsid w:val="00F90405"/>
    <w:rsid w:val="00F9075E"/>
    <w:rsid w:val="00F90E00"/>
    <w:rsid w:val="00F90E8C"/>
    <w:rsid w:val="00F912E7"/>
    <w:rsid w:val="00F91892"/>
    <w:rsid w:val="00F91B90"/>
    <w:rsid w:val="00F9276A"/>
    <w:rsid w:val="00F928F1"/>
    <w:rsid w:val="00F92C9E"/>
    <w:rsid w:val="00F92EFC"/>
    <w:rsid w:val="00F9319E"/>
    <w:rsid w:val="00F932E6"/>
    <w:rsid w:val="00F93E32"/>
    <w:rsid w:val="00F944FA"/>
    <w:rsid w:val="00F94929"/>
    <w:rsid w:val="00F95862"/>
    <w:rsid w:val="00F95E5A"/>
    <w:rsid w:val="00F9694E"/>
    <w:rsid w:val="00F97135"/>
    <w:rsid w:val="00FA0969"/>
    <w:rsid w:val="00FA0B6A"/>
    <w:rsid w:val="00FA0FD1"/>
    <w:rsid w:val="00FA104E"/>
    <w:rsid w:val="00FA181C"/>
    <w:rsid w:val="00FA22AD"/>
    <w:rsid w:val="00FA27FB"/>
    <w:rsid w:val="00FA2986"/>
    <w:rsid w:val="00FA323E"/>
    <w:rsid w:val="00FA42F1"/>
    <w:rsid w:val="00FA4952"/>
    <w:rsid w:val="00FA5636"/>
    <w:rsid w:val="00FA636A"/>
    <w:rsid w:val="00FA6C1B"/>
    <w:rsid w:val="00FA7154"/>
    <w:rsid w:val="00FA749A"/>
    <w:rsid w:val="00FA764C"/>
    <w:rsid w:val="00FB0619"/>
    <w:rsid w:val="00FB0C2E"/>
    <w:rsid w:val="00FB1C01"/>
    <w:rsid w:val="00FB1C55"/>
    <w:rsid w:val="00FB1DA0"/>
    <w:rsid w:val="00FB1F29"/>
    <w:rsid w:val="00FB2127"/>
    <w:rsid w:val="00FB344E"/>
    <w:rsid w:val="00FB3AC8"/>
    <w:rsid w:val="00FB4046"/>
    <w:rsid w:val="00FB4E39"/>
    <w:rsid w:val="00FB5CB9"/>
    <w:rsid w:val="00FB75FC"/>
    <w:rsid w:val="00FC0AAF"/>
    <w:rsid w:val="00FC0B23"/>
    <w:rsid w:val="00FC0BA1"/>
    <w:rsid w:val="00FC109B"/>
    <w:rsid w:val="00FC13F4"/>
    <w:rsid w:val="00FC15AA"/>
    <w:rsid w:val="00FC1799"/>
    <w:rsid w:val="00FC25B4"/>
    <w:rsid w:val="00FC2920"/>
    <w:rsid w:val="00FC2A60"/>
    <w:rsid w:val="00FC3095"/>
    <w:rsid w:val="00FC32B7"/>
    <w:rsid w:val="00FC3E84"/>
    <w:rsid w:val="00FC3F38"/>
    <w:rsid w:val="00FC40DB"/>
    <w:rsid w:val="00FC4338"/>
    <w:rsid w:val="00FC4EB8"/>
    <w:rsid w:val="00FC53A0"/>
    <w:rsid w:val="00FC5C76"/>
    <w:rsid w:val="00FC65D0"/>
    <w:rsid w:val="00FC697C"/>
    <w:rsid w:val="00FC76AE"/>
    <w:rsid w:val="00FC7FCA"/>
    <w:rsid w:val="00FD0482"/>
    <w:rsid w:val="00FD0FD5"/>
    <w:rsid w:val="00FD13BF"/>
    <w:rsid w:val="00FD146E"/>
    <w:rsid w:val="00FD147D"/>
    <w:rsid w:val="00FD14A9"/>
    <w:rsid w:val="00FD187F"/>
    <w:rsid w:val="00FD1D3C"/>
    <w:rsid w:val="00FD2532"/>
    <w:rsid w:val="00FD327F"/>
    <w:rsid w:val="00FD3E4B"/>
    <w:rsid w:val="00FD585A"/>
    <w:rsid w:val="00FD62F8"/>
    <w:rsid w:val="00FD68E9"/>
    <w:rsid w:val="00FD6FF6"/>
    <w:rsid w:val="00FD72D8"/>
    <w:rsid w:val="00FD74F7"/>
    <w:rsid w:val="00FD7694"/>
    <w:rsid w:val="00FD7991"/>
    <w:rsid w:val="00FE0240"/>
    <w:rsid w:val="00FE0E09"/>
    <w:rsid w:val="00FE10DB"/>
    <w:rsid w:val="00FE164A"/>
    <w:rsid w:val="00FE171F"/>
    <w:rsid w:val="00FE1E30"/>
    <w:rsid w:val="00FE2094"/>
    <w:rsid w:val="00FE232B"/>
    <w:rsid w:val="00FE2DA0"/>
    <w:rsid w:val="00FE3CAF"/>
    <w:rsid w:val="00FE4158"/>
    <w:rsid w:val="00FE4B5D"/>
    <w:rsid w:val="00FE515C"/>
    <w:rsid w:val="00FF1B7C"/>
    <w:rsid w:val="00FF1F97"/>
    <w:rsid w:val="00FF32D1"/>
    <w:rsid w:val="00FF3498"/>
    <w:rsid w:val="00FF3880"/>
    <w:rsid w:val="00FF3AA2"/>
    <w:rsid w:val="00FF4B68"/>
    <w:rsid w:val="00FF5BFC"/>
    <w:rsid w:val="00FF6374"/>
    <w:rsid w:val="00FF667A"/>
    <w:rsid w:val="00FF675A"/>
    <w:rsid w:val="00FF69C6"/>
    <w:rsid w:val="00FF6D12"/>
    <w:rsid w:val="00FF7CE1"/>
    <w:rsid w:val="017478CB"/>
    <w:rsid w:val="02397EC5"/>
    <w:rsid w:val="02452ED1"/>
    <w:rsid w:val="02C54187"/>
    <w:rsid w:val="030232B9"/>
    <w:rsid w:val="032B0054"/>
    <w:rsid w:val="03910CAE"/>
    <w:rsid w:val="03A85456"/>
    <w:rsid w:val="03F50195"/>
    <w:rsid w:val="03F84276"/>
    <w:rsid w:val="04C75802"/>
    <w:rsid w:val="0552537B"/>
    <w:rsid w:val="05A61ADC"/>
    <w:rsid w:val="05BF4BDB"/>
    <w:rsid w:val="064D2E3C"/>
    <w:rsid w:val="069A4844"/>
    <w:rsid w:val="06BF2D39"/>
    <w:rsid w:val="06CF210F"/>
    <w:rsid w:val="0708180B"/>
    <w:rsid w:val="070A448B"/>
    <w:rsid w:val="07252ED6"/>
    <w:rsid w:val="07463E4A"/>
    <w:rsid w:val="074B605E"/>
    <w:rsid w:val="07556E5F"/>
    <w:rsid w:val="08074F95"/>
    <w:rsid w:val="084B770E"/>
    <w:rsid w:val="08F44379"/>
    <w:rsid w:val="095C59DA"/>
    <w:rsid w:val="09872904"/>
    <w:rsid w:val="09975063"/>
    <w:rsid w:val="09C01A31"/>
    <w:rsid w:val="0A476E15"/>
    <w:rsid w:val="0A6E07D4"/>
    <w:rsid w:val="0AB464D6"/>
    <w:rsid w:val="0AE7597C"/>
    <w:rsid w:val="0AEB0F43"/>
    <w:rsid w:val="0B7B02CD"/>
    <w:rsid w:val="0D0D4413"/>
    <w:rsid w:val="0DBB3DBA"/>
    <w:rsid w:val="0E067939"/>
    <w:rsid w:val="0E415AB8"/>
    <w:rsid w:val="0FA059BF"/>
    <w:rsid w:val="0FDD78F9"/>
    <w:rsid w:val="101039F6"/>
    <w:rsid w:val="10574E1C"/>
    <w:rsid w:val="107950EB"/>
    <w:rsid w:val="107C750D"/>
    <w:rsid w:val="10A44140"/>
    <w:rsid w:val="10B00FC1"/>
    <w:rsid w:val="10B24D1C"/>
    <w:rsid w:val="110E506C"/>
    <w:rsid w:val="111D3BEB"/>
    <w:rsid w:val="1184710B"/>
    <w:rsid w:val="121B355B"/>
    <w:rsid w:val="121B6B75"/>
    <w:rsid w:val="125137DB"/>
    <w:rsid w:val="125F68A9"/>
    <w:rsid w:val="12C06FB7"/>
    <w:rsid w:val="131F152C"/>
    <w:rsid w:val="13334DFB"/>
    <w:rsid w:val="133C035A"/>
    <w:rsid w:val="135E366A"/>
    <w:rsid w:val="15665E91"/>
    <w:rsid w:val="159B0AA9"/>
    <w:rsid w:val="15A10613"/>
    <w:rsid w:val="15B832AC"/>
    <w:rsid w:val="15CA22E2"/>
    <w:rsid w:val="15FB3BA1"/>
    <w:rsid w:val="16B11278"/>
    <w:rsid w:val="16E926A6"/>
    <w:rsid w:val="177C47ED"/>
    <w:rsid w:val="17C84E30"/>
    <w:rsid w:val="18633EAF"/>
    <w:rsid w:val="18994ED6"/>
    <w:rsid w:val="18A070CF"/>
    <w:rsid w:val="18CD0F9D"/>
    <w:rsid w:val="197A6D54"/>
    <w:rsid w:val="198C3FA3"/>
    <w:rsid w:val="19EB7285"/>
    <w:rsid w:val="1A875DD3"/>
    <w:rsid w:val="1A8B3BF0"/>
    <w:rsid w:val="1ACD32D6"/>
    <w:rsid w:val="1B45011F"/>
    <w:rsid w:val="1BA90429"/>
    <w:rsid w:val="1BDA30BA"/>
    <w:rsid w:val="1DD77127"/>
    <w:rsid w:val="1DDE4D71"/>
    <w:rsid w:val="1EAA35CC"/>
    <w:rsid w:val="1EAE3E2A"/>
    <w:rsid w:val="1ECA79CB"/>
    <w:rsid w:val="1F4A72B2"/>
    <w:rsid w:val="1F861120"/>
    <w:rsid w:val="20092EDE"/>
    <w:rsid w:val="20CA2376"/>
    <w:rsid w:val="214305F3"/>
    <w:rsid w:val="21BB67A8"/>
    <w:rsid w:val="22311502"/>
    <w:rsid w:val="22E31CD4"/>
    <w:rsid w:val="23241AA7"/>
    <w:rsid w:val="23D47404"/>
    <w:rsid w:val="241D1834"/>
    <w:rsid w:val="24DA000D"/>
    <w:rsid w:val="25836314"/>
    <w:rsid w:val="2622790B"/>
    <w:rsid w:val="266F07FC"/>
    <w:rsid w:val="268D5365"/>
    <w:rsid w:val="274D7D73"/>
    <w:rsid w:val="27682F8B"/>
    <w:rsid w:val="27D0062F"/>
    <w:rsid w:val="27EA12E2"/>
    <w:rsid w:val="280E7970"/>
    <w:rsid w:val="28296805"/>
    <w:rsid w:val="284D4AF8"/>
    <w:rsid w:val="2860492B"/>
    <w:rsid w:val="28BD3250"/>
    <w:rsid w:val="2915589E"/>
    <w:rsid w:val="29943BA0"/>
    <w:rsid w:val="2A2A0952"/>
    <w:rsid w:val="2A7F6FBD"/>
    <w:rsid w:val="2B262F45"/>
    <w:rsid w:val="2CC96B0A"/>
    <w:rsid w:val="2D411FDA"/>
    <w:rsid w:val="2EF75B59"/>
    <w:rsid w:val="2F677CAD"/>
    <w:rsid w:val="2FA7632A"/>
    <w:rsid w:val="2FF53DCA"/>
    <w:rsid w:val="306120D7"/>
    <w:rsid w:val="30B62C40"/>
    <w:rsid w:val="30F74102"/>
    <w:rsid w:val="310E47E1"/>
    <w:rsid w:val="311E1228"/>
    <w:rsid w:val="31B00E1F"/>
    <w:rsid w:val="31F152FC"/>
    <w:rsid w:val="330A7509"/>
    <w:rsid w:val="339132A8"/>
    <w:rsid w:val="33B57D53"/>
    <w:rsid w:val="33DF04FB"/>
    <w:rsid w:val="342A1C61"/>
    <w:rsid w:val="35211B84"/>
    <w:rsid w:val="353A6E6B"/>
    <w:rsid w:val="354B5455"/>
    <w:rsid w:val="3674159E"/>
    <w:rsid w:val="36AD5E13"/>
    <w:rsid w:val="3787014D"/>
    <w:rsid w:val="378948A6"/>
    <w:rsid w:val="379D729C"/>
    <w:rsid w:val="38EF0F8F"/>
    <w:rsid w:val="39033510"/>
    <w:rsid w:val="390D08AE"/>
    <w:rsid w:val="39B57ABF"/>
    <w:rsid w:val="39F33E36"/>
    <w:rsid w:val="3A6D5DC8"/>
    <w:rsid w:val="3AC55AD9"/>
    <w:rsid w:val="3B2E4FD7"/>
    <w:rsid w:val="3B6579BE"/>
    <w:rsid w:val="3B953286"/>
    <w:rsid w:val="3BBE5795"/>
    <w:rsid w:val="3C114EF3"/>
    <w:rsid w:val="3C1E395F"/>
    <w:rsid w:val="3C667D68"/>
    <w:rsid w:val="3C915799"/>
    <w:rsid w:val="3D5838E8"/>
    <w:rsid w:val="3DA27F7A"/>
    <w:rsid w:val="3DD878C8"/>
    <w:rsid w:val="3DE348DA"/>
    <w:rsid w:val="3DF410AE"/>
    <w:rsid w:val="3E0D36BD"/>
    <w:rsid w:val="3E216A34"/>
    <w:rsid w:val="3E4270DA"/>
    <w:rsid w:val="3E641170"/>
    <w:rsid w:val="3E7D55A4"/>
    <w:rsid w:val="3EC82D88"/>
    <w:rsid w:val="3F9F1362"/>
    <w:rsid w:val="3FD80479"/>
    <w:rsid w:val="3FE37A50"/>
    <w:rsid w:val="40497382"/>
    <w:rsid w:val="406D7EB8"/>
    <w:rsid w:val="40887A5C"/>
    <w:rsid w:val="408F263B"/>
    <w:rsid w:val="40D734D2"/>
    <w:rsid w:val="41941A17"/>
    <w:rsid w:val="41BD7F3E"/>
    <w:rsid w:val="41C173B5"/>
    <w:rsid w:val="427745FA"/>
    <w:rsid w:val="42E00BB4"/>
    <w:rsid w:val="42E06F41"/>
    <w:rsid w:val="43526A76"/>
    <w:rsid w:val="44A44681"/>
    <w:rsid w:val="455A2062"/>
    <w:rsid w:val="45AD477A"/>
    <w:rsid w:val="46790C8B"/>
    <w:rsid w:val="470664B4"/>
    <w:rsid w:val="47913A8E"/>
    <w:rsid w:val="47DB6363"/>
    <w:rsid w:val="47E328EF"/>
    <w:rsid w:val="48360F8E"/>
    <w:rsid w:val="48AC2B4B"/>
    <w:rsid w:val="4A55661C"/>
    <w:rsid w:val="4B0B3097"/>
    <w:rsid w:val="4B2F3A14"/>
    <w:rsid w:val="4B931390"/>
    <w:rsid w:val="4D12426C"/>
    <w:rsid w:val="4E326251"/>
    <w:rsid w:val="4EA12ED9"/>
    <w:rsid w:val="4EB264D4"/>
    <w:rsid w:val="4F1C24F1"/>
    <w:rsid w:val="4F86725A"/>
    <w:rsid w:val="4FEF3CEF"/>
    <w:rsid w:val="504D05B5"/>
    <w:rsid w:val="507048DF"/>
    <w:rsid w:val="508E0A9D"/>
    <w:rsid w:val="51CF1C29"/>
    <w:rsid w:val="530E10A7"/>
    <w:rsid w:val="537A2CF2"/>
    <w:rsid w:val="539969ED"/>
    <w:rsid w:val="54093274"/>
    <w:rsid w:val="541950FC"/>
    <w:rsid w:val="55020A9E"/>
    <w:rsid w:val="55740B0C"/>
    <w:rsid w:val="55BF57DB"/>
    <w:rsid w:val="561A4481"/>
    <w:rsid w:val="58624DC0"/>
    <w:rsid w:val="58B368B3"/>
    <w:rsid w:val="591D45B1"/>
    <w:rsid w:val="593E4ACC"/>
    <w:rsid w:val="59EE7F57"/>
    <w:rsid w:val="5A2C2F12"/>
    <w:rsid w:val="5A537494"/>
    <w:rsid w:val="5A9B39BE"/>
    <w:rsid w:val="5A9B5594"/>
    <w:rsid w:val="5AF2618C"/>
    <w:rsid w:val="5BD96DB6"/>
    <w:rsid w:val="5C145459"/>
    <w:rsid w:val="5C512465"/>
    <w:rsid w:val="5C8D39A2"/>
    <w:rsid w:val="5DFF023B"/>
    <w:rsid w:val="5F04344A"/>
    <w:rsid w:val="5F8E6DD5"/>
    <w:rsid w:val="5F9527EF"/>
    <w:rsid w:val="5FF25F7F"/>
    <w:rsid w:val="5FF9339D"/>
    <w:rsid w:val="6006353C"/>
    <w:rsid w:val="60265D91"/>
    <w:rsid w:val="60572126"/>
    <w:rsid w:val="61105BE9"/>
    <w:rsid w:val="61160402"/>
    <w:rsid w:val="618D713E"/>
    <w:rsid w:val="61E8468F"/>
    <w:rsid w:val="62450C49"/>
    <w:rsid w:val="626B6102"/>
    <w:rsid w:val="633D35D1"/>
    <w:rsid w:val="63DA4FA6"/>
    <w:rsid w:val="64911FFD"/>
    <w:rsid w:val="6578311F"/>
    <w:rsid w:val="6588770A"/>
    <w:rsid w:val="65D57DD5"/>
    <w:rsid w:val="660E7319"/>
    <w:rsid w:val="661E318D"/>
    <w:rsid w:val="66BC6586"/>
    <w:rsid w:val="674234B7"/>
    <w:rsid w:val="67AF7357"/>
    <w:rsid w:val="67E032B4"/>
    <w:rsid w:val="67E94903"/>
    <w:rsid w:val="681D2122"/>
    <w:rsid w:val="692C4A6A"/>
    <w:rsid w:val="695C3846"/>
    <w:rsid w:val="69C2183C"/>
    <w:rsid w:val="6A49144C"/>
    <w:rsid w:val="6A942505"/>
    <w:rsid w:val="6ADB191C"/>
    <w:rsid w:val="6B3418CB"/>
    <w:rsid w:val="6CB2270E"/>
    <w:rsid w:val="6DB76DB7"/>
    <w:rsid w:val="6DC532EF"/>
    <w:rsid w:val="6E04667D"/>
    <w:rsid w:val="6E4771A1"/>
    <w:rsid w:val="6E8F6CF7"/>
    <w:rsid w:val="6EE92C7A"/>
    <w:rsid w:val="6F08140C"/>
    <w:rsid w:val="6F5A7B3F"/>
    <w:rsid w:val="6F7B0721"/>
    <w:rsid w:val="700511A9"/>
    <w:rsid w:val="70BA0903"/>
    <w:rsid w:val="70D311C0"/>
    <w:rsid w:val="70D80C35"/>
    <w:rsid w:val="70DE493E"/>
    <w:rsid w:val="7176743E"/>
    <w:rsid w:val="71863D50"/>
    <w:rsid w:val="71A1306D"/>
    <w:rsid w:val="72591CAD"/>
    <w:rsid w:val="73096240"/>
    <w:rsid w:val="73A44B50"/>
    <w:rsid w:val="73CB4B6C"/>
    <w:rsid w:val="7421214C"/>
    <w:rsid w:val="7642268A"/>
    <w:rsid w:val="769424F6"/>
    <w:rsid w:val="772F288D"/>
    <w:rsid w:val="77457BC9"/>
    <w:rsid w:val="780543A8"/>
    <w:rsid w:val="782B1BCA"/>
    <w:rsid w:val="79CA70F3"/>
    <w:rsid w:val="79F82B64"/>
    <w:rsid w:val="7AC86B3A"/>
    <w:rsid w:val="7B1403FE"/>
    <w:rsid w:val="7B491596"/>
    <w:rsid w:val="7B6130FC"/>
    <w:rsid w:val="7B974605"/>
    <w:rsid w:val="7BBF52B6"/>
    <w:rsid w:val="7BDF47E1"/>
    <w:rsid w:val="7BED5A46"/>
    <w:rsid w:val="7C105188"/>
    <w:rsid w:val="7C1340DF"/>
    <w:rsid w:val="7CD1397A"/>
    <w:rsid w:val="7CF076EE"/>
    <w:rsid w:val="7D217DC2"/>
    <w:rsid w:val="7D4441AB"/>
    <w:rsid w:val="7DF040EA"/>
    <w:rsid w:val="7E533145"/>
    <w:rsid w:val="7E8C7D51"/>
    <w:rsid w:val="7EAC7DB2"/>
    <w:rsid w:val="7EB53B89"/>
    <w:rsid w:val="7EB90C75"/>
    <w:rsid w:val="7ED679AF"/>
    <w:rsid w:val="7F1F0541"/>
    <w:rsid w:val="7F456CD3"/>
    <w:rsid w:val="7FBF5049"/>
    <w:rsid w:val="7FD0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2"/>
    </o:shapelayout>
  </w:shapeDefaults>
  <w:decimalSymbol w:val="."/>
  <w:listSeparator w:val=","/>
  <w14:docId w14:val="3D6E841C"/>
  <w15:docId w15:val="{FBB974D9-5733-4CFE-A4AA-FEE6736F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 w:qFormat="1"/>
    <w:lsdException w:name="index 3" w:semiHidden="1" w:qFormat="1"/>
    <w:lsdException w:name="index 4" w:semiHidden="1" w:qFormat="1"/>
    <w:lsdException w:name="index 5" w:semiHidden="1" w:qFormat="1"/>
    <w:lsdException w:name="index 6" w:semiHidden="1" w:qFormat="1"/>
    <w:lsdException w:name="index 7" w:semiHidden="1" w:qFormat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semiHidden="1" w:qFormat="1"/>
    <w:lsdException w:name="annotation text" w:uiPriority="99" w:qFormat="1"/>
    <w:lsdException w:name="header" w:uiPriority="99" w:unhideWhenUsed="1" w:qFormat="1"/>
    <w:lsdException w:name="footer" w:uiPriority="99" w:unhideWhenUsed="1" w:qFormat="1"/>
    <w:lsdException w:name="index heading" w:semiHidden="1" w:qFormat="1"/>
    <w:lsdException w:name="caption" w:uiPriority="35" w:qFormat="1"/>
    <w:lsdException w:name="table of figures" w:semiHidden="1" w:qFormat="1"/>
    <w:lsdException w:name="envelope address" w:qFormat="1"/>
    <w:lsdException w:name="envelope return" w:qFormat="1"/>
    <w:lsdException w:name="footnote reference" w:semiHidden="1" w:qFormat="1"/>
    <w:lsdException w:name="annotation reference" w:qFormat="1"/>
    <w:lsdException w:name="line number" w:semiHidden="1" w:uiPriority="99" w:unhideWhenUsed="1"/>
    <w:lsdException w:name="page number" w:semiHidden="1" w:qFormat="1"/>
    <w:lsdException w:name="endnote reference" w:semiHidden="1" w:uiPriority="99" w:unhideWhenUsed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2" w:qFormat="1"/>
    <w:lsdException w:name="List Bullet 3" w:qFormat="1"/>
    <w:lsdException w:name="List Bullet 4" w:qFormat="1"/>
    <w:lsdException w:name="List Bullet 5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Message Header" w:qFormat="1"/>
    <w:lsdException w:name="Subtitle" w:uiPriority="11" w:qFormat="1"/>
    <w:lsdException w:name="Salutation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 w:qFormat="1"/>
    <w:lsdException w:name="Plain Text" w:uiPriority="99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iPriority="99" w:unhideWhenUsed="1"/>
    <w:lsdException w:name="HTML Address" w:qFormat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qFormat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 w:qFormat="1"/>
    <w:lsdException w:name="Table Grid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C37C21"/>
    <w:pPr>
      <w:widowControl w:val="0"/>
      <w:ind w:firstLineChars="200" w:firstLine="200"/>
      <w:jc w:val="both"/>
    </w:pPr>
    <w:rPr>
      <w:kern w:val="2"/>
      <w:sz w:val="21"/>
      <w:szCs w:val="22"/>
    </w:rPr>
  </w:style>
  <w:style w:type="paragraph" w:styleId="1">
    <w:name w:val="heading 1"/>
    <w:basedOn w:val="a1"/>
    <w:next w:val="a1"/>
    <w:link w:val="10"/>
    <w:qFormat/>
    <w:pPr>
      <w:numPr>
        <w:numId w:val="1"/>
      </w:numPr>
      <w:spacing w:before="120"/>
      <w:ind w:firstLineChars="0"/>
      <w:jc w:val="left"/>
      <w:outlineLvl w:val="0"/>
    </w:pPr>
    <w:rPr>
      <w:rFonts w:ascii="Calibri" w:hAnsi="Calibri"/>
      <w:b/>
      <w:bCs/>
      <w:kern w:val="44"/>
      <w:sz w:val="32"/>
      <w:szCs w:val="44"/>
      <w:lang w:val="zh-CN"/>
    </w:rPr>
  </w:style>
  <w:style w:type="paragraph" w:styleId="2">
    <w:name w:val="heading 2"/>
    <w:basedOn w:val="1"/>
    <w:next w:val="a1"/>
    <w:link w:val="20"/>
    <w:qFormat/>
    <w:pPr>
      <w:numPr>
        <w:ilvl w:val="1"/>
      </w:numPr>
      <w:outlineLvl w:val="1"/>
    </w:pPr>
    <w:rPr>
      <w:rFonts w:ascii="Cambria" w:eastAsia="SimHei" w:hAnsi="Cambria"/>
      <w:sz w:val="28"/>
      <w:szCs w:val="32"/>
    </w:rPr>
  </w:style>
  <w:style w:type="paragraph" w:styleId="3">
    <w:name w:val="heading 3"/>
    <w:basedOn w:val="1"/>
    <w:next w:val="a1"/>
    <w:link w:val="30"/>
    <w:qFormat/>
    <w:pPr>
      <w:numPr>
        <w:ilvl w:val="2"/>
      </w:numPr>
      <w:outlineLvl w:val="2"/>
    </w:pPr>
    <w:rPr>
      <w:rFonts w:eastAsia="SimHei"/>
      <w:sz w:val="28"/>
      <w:szCs w:val="32"/>
    </w:rPr>
  </w:style>
  <w:style w:type="paragraph" w:styleId="4">
    <w:name w:val="heading 4"/>
    <w:basedOn w:val="1"/>
    <w:next w:val="a1"/>
    <w:link w:val="41"/>
    <w:qFormat/>
    <w:pPr>
      <w:numPr>
        <w:ilvl w:val="3"/>
      </w:numPr>
      <w:spacing w:line="360" w:lineRule="auto"/>
      <w:outlineLvl w:val="3"/>
    </w:pPr>
    <w:rPr>
      <w:rFonts w:ascii="Cambria" w:hAnsi="Cambria"/>
      <w:sz w:val="24"/>
      <w:szCs w:val="28"/>
    </w:rPr>
  </w:style>
  <w:style w:type="paragraph" w:styleId="5">
    <w:name w:val="heading 5"/>
    <w:basedOn w:val="a1"/>
    <w:next w:val="a1"/>
    <w:link w:val="50"/>
    <w:qFormat/>
    <w:pPr>
      <w:numPr>
        <w:ilvl w:val="4"/>
        <w:numId w:val="1"/>
      </w:numPr>
      <w:spacing w:before="120" w:line="360" w:lineRule="auto"/>
      <w:ind w:firstLineChars="0"/>
      <w:jc w:val="left"/>
      <w:outlineLvl w:val="4"/>
    </w:pPr>
    <w:rPr>
      <w:rFonts w:ascii="Calibri" w:hAnsi="Calibri"/>
      <w:b/>
      <w:bCs/>
      <w:szCs w:val="28"/>
      <w:lang w:val="zh-CN"/>
    </w:rPr>
  </w:style>
  <w:style w:type="paragraph" w:styleId="6">
    <w:name w:val="heading 6"/>
    <w:basedOn w:val="a1"/>
    <w:next w:val="a1"/>
    <w:link w:val="60"/>
    <w:qFormat/>
    <w:pPr>
      <w:numPr>
        <w:numId w:val="2"/>
      </w:numPr>
      <w:spacing w:beforeLines="10" w:before="10"/>
      <w:ind w:left="0" w:firstLineChars="0" w:firstLine="0"/>
      <w:outlineLvl w:val="5"/>
    </w:pPr>
    <w:rPr>
      <w:rFonts w:ascii="Cambria" w:hAnsi="Cambria"/>
      <w:b/>
      <w:bCs/>
      <w:szCs w:val="24"/>
      <w:lang w:val="zh-CN"/>
    </w:rPr>
  </w:style>
  <w:style w:type="paragraph" w:styleId="7">
    <w:name w:val="heading 7"/>
    <w:basedOn w:val="a1"/>
    <w:next w:val="a1"/>
    <w:link w:val="70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  <w:lang w:val="zh-CN"/>
    </w:rPr>
  </w:style>
  <w:style w:type="paragraph" w:styleId="8">
    <w:name w:val="heading 8"/>
    <w:basedOn w:val="a1"/>
    <w:next w:val="a1"/>
    <w:link w:val="80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  <w:lang w:val="zh-CN"/>
    </w:rPr>
  </w:style>
  <w:style w:type="paragraph" w:styleId="9">
    <w:name w:val="heading 9"/>
    <w:basedOn w:val="a1"/>
    <w:next w:val="a1"/>
    <w:link w:val="90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  <w:lang w:val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1">
    <w:name w:val="List 3"/>
    <w:basedOn w:val="a1"/>
    <w:qFormat/>
    <w:pPr>
      <w:adjustRightInd w:val="0"/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adjustRightInd w:val="0"/>
      <w:ind w:leftChars="1200" w:left="2520"/>
    </w:pPr>
  </w:style>
  <w:style w:type="paragraph" w:styleId="21">
    <w:name w:val="List Number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a7">
    <w:name w:val="table of authorities"/>
    <w:basedOn w:val="a1"/>
    <w:next w:val="a1"/>
    <w:semiHidden/>
    <w:qFormat/>
    <w:pPr>
      <w:adjustRightInd w:val="0"/>
      <w:ind w:leftChars="200" w:left="420"/>
    </w:pPr>
  </w:style>
  <w:style w:type="paragraph" w:styleId="a8">
    <w:name w:val="Note Heading"/>
    <w:basedOn w:val="a1"/>
    <w:next w:val="a1"/>
    <w:link w:val="a9"/>
    <w:qFormat/>
    <w:pPr>
      <w:adjustRightInd w:val="0"/>
      <w:jc w:val="center"/>
    </w:pPr>
    <w:rPr>
      <w:lang w:val="zh-CN"/>
    </w:rPr>
  </w:style>
  <w:style w:type="paragraph" w:styleId="42">
    <w:name w:val="List Bullet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81">
    <w:name w:val="index 8"/>
    <w:basedOn w:val="a1"/>
    <w:next w:val="a1"/>
    <w:semiHidden/>
    <w:qFormat/>
    <w:pPr>
      <w:adjustRightInd w:val="0"/>
      <w:ind w:leftChars="1400" w:left="1400"/>
    </w:pPr>
  </w:style>
  <w:style w:type="paragraph" w:styleId="aa">
    <w:name w:val="E-mail Signature"/>
    <w:basedOn w:val="a1"/>
    <w:link w:val="ab"/>
    <w:qFormat/>
    <w:pPr>
      <w:adjustRightInd w:val="0"/>
    </w:pPr>
    <w:rPr>
      <w:lang w:val="zh-CN"/>
    </w:rPr>
  </w:style>
  <w:style w:type="paragraph" w:styleId="ac">
    <w:name w:val="List Number"/>
    <w:basedOn w:val="a1"/>
    <w:qFormat/>
    <w:pPr>
      <w:adjustRightInd w:val="0"/>
    </w:pPr>
  </w:style>
  <w:style w:type="paragraph" w:styleId="ad">
    <w:name w:val="Normal Indent"/>
    <w:basedOn w:val="a1"/>
    <w:qFormat/>
    <w:pPr>
      <w:adjustRightInd w:val="0"/>
      <w:ind w:firstLine="420"/>
    </w:pPr>
  </w:style>
  <w:style w:type="paragraph" w:styleId="ae">
    <w:name w:val="caption"/>
    <w:basedOn w:val="a1"/>
    <w:next w:val="a1"/>
    <w:link w:val="af"/>
    <w:uiPriority w:val="35"/>
    <w:qFormat/>
    <w:rPr>
      <w:rFonts w:ascii="Cambria" w:eastAsia="SimHei" w:hAnsi="Cambria"/>
      <w:kern w:val="0"/>
      <w:sz w:val="20"/>
      <w:szCs w:val="20"/>
      <w:lang w:val="zh-CN"/>
    </w:rPr>
  </w:style>
  <w:style w:type="paragraph" w:styleId="51">
    <w:name w:val="index 5"/>
    <w:basedOn w:val="a1"/>
    <w:next w:val="a1"/>
    <w:semiHidden/>
    <w:qFormat/>
    <w:pPr>
      <w:adjustRightInd w:val="0"/>
      <w:ind w:leftChars="800" w:left="800"/>
    </w:pPr>
  </w:style>
  <w:style w:type="paragraph" w:styleId="af0">
    <w:name w:val="List Bullet"/>
    <w:basedOn w:val="a1"/>
    <w:qFormat/>
    <w:pPr>
      <w:tabs>
        <w:tab w:val="left" w:pos="360"/>
      </w:tabs>
      <w:adjustRightInd w:val="0"/>
      <w:ind w:left="360" w:hangingChars="200" w:hanging="360"/>
    </w:pPr>
  </w:style>
  <w:style w:type="paragraph" w:styleId="af1">
    <w:name w:val="envelope address"/>
    <w:basedOn w:val="a1"/>
    <w:qFormat/>
    <w:pPr>
      <w:framePr w:w="7920" w:h="1980" w:hRule="exact" w:hSpace="180" w:wrap="around" w:hAnchor="page" w:xAlign="center" w:yAlign="bottom"/>
      <w:adjustRightInd w:val="0"/>
      <w:snapToGrid w:val="0"/>
      <w:ind w:leftChars="1400" w:left="100"/>
    </w:pPr>
    <w:rPr>
      <w:rFonts w:cs="Arial"/>
      <w:sz w:val="24"/>
    </w:rPr>
  </w:style>
  <w:style w:type="paragraph" w:styleId="af2">
    <w:name w:val="Document Map"/>
    <w:basedOn w:val="a1"/>
    <w:link w:val="af3"/>
    <w:semiHidden/>
    <w:unhideWhenUsed/>
    <w:qFormat/>
    <w:rPr>
      <w:rFonts w:ascii="SimSun" w:hAnsi="Arial"/>
      <w:kern w:val="10"/>
      <w:sz w:val="18"/>
      <w:szCs w:val="18"/>
      <w:lang w:val="zh-CN"/>
    </w:rPr>
  </w:style>
  <w:style w:type="paragraph" w:styleId="af4">
    <w:name w:val="toa heading"/>
    <w:basedOn w:val="a1"/>
    <w:next w:val="a1"/>
    <w:semiHidden/>
    <w:qFormat/>
    <w:pPr>
      <w:adjustRightInd w:val="0"/>
      <w:spacing w:before="120"/>
    </w:pPr>
    <w:rPr>
      <w:rFonts w:cs="Arial"/>
      <w:sz w:val="24"/>
    </w:rPr>
  </w:style>
  <w:style w:type="paragraph" w:styleId="af5">
    <w:name w:val="annotation text"/>
    <w:basedOn w:val="a1"/>
    <w:link w:val="af6"/>
    <w:uiPriority w:val="99"/>
    <w:qFormat/>
    <w:pPr>
      <w:adjustRightInd w:val="0"/>
      <w:jc w:val="left"/>
    </w:pPr>
    <w:rPr>
      <w:lang w:val="zh-CN"/>
    </w:rPr>
  </w:style>
  <w:style w:type="paragraph" w:styleId="61">
    <w:name w:val="index 6"/>
    <w:basedOn w:val="a1"/>
    <w:next w:val="a1"/>
    <w:semiHidden/>
    <w:qFormat/>
    <w:pPr>
      <w:adjustRightInd w:val="0"/>
      <w:ind w:leftChars="1000" w:left="1000"/>
    </w:pPr>
  </w:style>
  <w:style w:type="paragraph" w:styleId="af7">
    <w:name w:val="Salutation"/>
    <w:basedOn w:val="a1"/>
    <w:next w:val="a1"/>
    <w:link w:val="af8"/>
    <w:qFormat/>
    <w:pPr>
      <w:adjustRightInd w:val="0"/>
    </w:pPr>
    <w:rPr>
      <w:lang w:val="zh-CN"/>
    </w:rPr>
  </w:style>
  <w:style w:type="paragraph" w:styleId="32">
    <w:name w:val="Body Text 3"/>
    <w:basedOn w:val="a1"/>
    <w:link w:val="33"/>
    <w:qFormat/>
    <w:pPr>
      <w:adjustRightInd w:val="0"/>
      <w:spacing w:after="120"/>
    </w:pPr>
    <w:rPr>
      <w:sz w:val="16"/>
      <w:szCs w:val="16"/>
      <w:lang w:val="zh-CN"/>
    </w:rPr>
  </w:style>
  <w:style w:type="paragraph" w:styleId="af9">
    <w:name w:val="Closing"/>
    <w:basedOn w:val="a1"/>
    <w:link w:val="afa"/>
    <w:qFormat/>
    <w:pPr>
      <w:adjustRightInd w:val="0"/>
      <w:ind w:leftChars="2100" w:left="100"/>
    </w:pPr>
    <w:rPr>
      <w:lang w:val="zh-CN"/>
    </w:rPr>
  </w:style>
  <w:style w:type="paragraph" w:styleId="34">
    <w:name w:val="List Bullet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afb">
    <w:name w:val="Body Text"/>
    <w:basedOn w:val="a1"/>
    <w:link w:val="afc"/>
    <w:qFormat/>
    <w:pPr>
      <w:adjustRightInd w:val="0"/>
      <w:spacing w:after="120"/>
    </w:pPr>
    <w:rPr>
      <w:lang w:val="zh-CN"/>
    </w:rPr>
  </w:style>
  <w:style w:type="paragraph" w:styleId="afd">
    <w:name w:val="Body Text Indent"/>
    <w:basedOn w:val="a1"/>
    <w:link w:val="afe"/>
    <w:qFormat/>
    <w:pPr>
      <w:adjustRightInd w:val="0"/>
      <w:spacing w:after="120"/>
      <w:ind w:leftChars="200" w:left="420"/>
    </w:pPr>
    <w:rPr>
      <w:lang w:val="zh-CN"/>
    </w:rPr>
  </w:style>
  <w:style w:type="paragraph" w:styleId="35">
    <w:name w:val="List Number 3"/>
    <w:basedOn w:val="a1"/>
    <w:qFormat/>
    <w:pPr>
      <w:tabs>
        <w:tab w:val="left" w:pos="1200"/>
      </w:tabs>
      <w:adjustRightInd w:val="0"/>
      <w:ind w:leftChars="400" w:left="1200" w:hangingChars="200" w:hanging="360"/>
    </w:pPr>
  </w:style>
  <w:style w:type="paragraph" w:styleId="22">
    <w:name w:val="List 2"/>
    <w:basedOn w:val="a1"/>
    <w:qFormat/>
    <w:pPr>
      <w:adjustRightInd w:val="0"/>
      <w:ind w:leftChars="200" w:left="100" w:hangingChars="200" w:hanging="200"/>
    </w:pPr>
  </w:style>
  <w:style w:type="paragraph" w:styleId="aff">
    <w:name w:val="List Continue"/>
    <w:basedOn w:val="a1"/>
    <w:qFormat/>
    <w:pPr>
      <w:adjustRightInd w:val="0"/>
      <w:spacing w:after="120"/>
      <w:ind w:leftChars="200" w:left="420"/>
    </w:pPr>
  </w:style>
  <w:style w:type="paragraph" w:styleId="aff0">
    <w:name w:val="Block Text"/>
    <w:basedOn w:val="a1"/>
    <w:qFormat/>
    <w:pPr>
      <w:adjustRightInd w:val="0"/>
      <w:spacing w:after="120"/>
      <w:ind w:leftChars="700" w:left="1440" w:rightChars="700" w:right="1440"/>
    </w:pPr>
  </w:style>
  <w:style w:type="paragraph" w:styleId="23">
    <w:name w:val="List Bullet 2"/>
    <w:basedOn w:val="a1"/>
    <w:qFormat/>
    <w:pPr>
      <w:tabs>
        <w:tab w:val="left" w:pos="780"/>
      </w:tabs>
      <w:adjustRightInd w:val="0"/>
      <w:ind w:leftChars="200" w:left="780" w:hangingChars="200" w:hanging="360"/>
    </w:pPr>
  </w:style>
  <w:style w:type="paragraph" w:styleId="HTML">
    <w:name w:val="HTML Address"/>
    <w:basedOn w:val="a1"/>
    <w:link w:val="HTML0"/>
    <w:qFormat/>
    <w:pPr>
      <w:adjustRightInd w:val="0"/>
    </w:pPr>
    <w:rPr>
      <w:i/>
      <w:iCs/>
      <w:lang w:val="zh-CN"/>
    </w:rPr>
  </w:style>
  <w:style w:type="paragraph" w:styleId="43">
    <w:name w:val="index 4"/>
    <w:basedOn w:val="a1"/>
    <w:next w:val="a1"/>
    <w:semiHidden/>
    <w:qFormat/>
    <w:pPr>
      <w:adjustRightInd w:val="0"/>
      <w:ind w:leftChars="600" w:left="600"/>
    </w:pPr>
  </w:style>
  <w:style w:type="paragraph" w:styleId="TOC5">
    <w:name w:val="toc 5"/>
    <w:basedOn w:val="a1"/>
    <w:next w:val="a1"/>
    <w:uiPriority w:val="39"/>
    <w:qFormat/>
    <w:pPr>
      <w:adjustRightInd w:val="0"/>
      <w:ind w:leftChars="800" w:left="1680"/>
    </w:pPr>
  </w:style>
  <w:style w:type="paragraph" w:styleId="TOC3">
    <w:name w:val="toc 3"/>
    <w:basedOn w:val="a1"/>
    <w:next w:val="a1"/>
    <w:uiPriority w:val="39"/>
    <w:qFormat/>
    <w:pPr>
      <w:spacing w:before="120" w:after="120"/>
      <w:ind w:leftChars="400" w:left="400"/>
    </w:pPr>
  </w:style>
  <w:style w:type="paragraph" w:styleId="aff1">
    <w:name w:val="Plain Text"/>
    <w:basedOn w:val="a1"/>
    <w:link w:val="aff2"/>
    <w:uiPriority w:val="99"/>
    <w:qFormat/>
    <w:pPr>
      <w:adjustRightInd w:val="0"/>
    </w:pPr>
    <w:rPr>
      <w:rFonts w:ascii="SimSun" w:hAnsi="Courier New"/>
      <w:szCs w:val="21"/>
      <w:lang w:val="zh-CN"/>
    </w:rPr>
  </w:style>
  <w:style w:type="paragraph" w:styleId="52">
    <w:name w:val="List Bullet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44">
    <w:name w:val="List Number 4"/>
    <w:basedOn w:val="a1"/>
    <w:qFormat/>
    <w:pPr>
      <w:tabs>
        <w:tab w:val="left" w:pos="1620"/>
      </w:tabs>
      <w:adjustRightInd w:val="0"/>
      <w:ind w:leftChars="600" w:left="1620" w:hangingChars="200" w:hanging="360"/>
    </w:pPr>
  </w:style>
  <w:style w:type="paragraph" w:styleId="TOC8">
    <w:name w:val="toc 8"/>
    <w:basedOn w:val="a1"/>
    <w:next w:val="a1"/>
    <w:uiPriority w:val="39"/>
    <w:qFormat/>
    <w:pPr>
      <w:adjustRightInd w:val="0"/>
      <w:ind w:leftChars="1400" w:left="2940"/>
    </w:pPr>
  </w:style>
  <w:style w:type="paragraph" w:styleId="36">
    <w:name w:val="index 3"/>
    <w:basedOn w:val="a1"/>
    <w:next w:val="a1"/>
    <w:semiHidden/>
    <w:qFormat/>
    <w:pPr>
      <w:adjustRightInd w:val="0"/>
      <w:ind w:leftChars="400" w:left="400"/>
    </w:pPr>
  </w:style>
  <w:style w:type="paragraph" w:styleId="aff3">
    <w:name w:val="Date"/>
    <w:basedOn w:val="a1"/>
    <w:next w:val="a1"/>
    <w:link w:val="aff4"/>
    <w:qFormat/>
    <w:pPr>
      <w:adjustRightInd w:val="0"/>
      <w:ind w:leftChars="2500" w:left="100"/>
    </w:pPr>
    <w:rPr>
      <w:lang w:val="zh-CN"/>
    </w:rPr>
  </w:style>
  <w:style w:type="paragraph" w:styleId="24">
    <w:name w:val="Body Text Indent 2"/>
    <w:basedOn w:val="a1"/>
    <w:link w:val="25"/>
    <w:qFormat/>
    <w:pPr>
      <w:adjustRightInd w:val="0"/>
      <w:spacing w:after="120" w:line="480" w:lineRule="auto"/>
      <w:ind w:leftChars="200" w:left="420"/>
    </w:pPr>
    <w:rPr>
      <w:lang w:val="zh-CN"/>
    </w:rPr>
  </w:style>
  <w:style w:type="paragraph" w:styleId="aff5">
    <w:name w:val="endnote text"/>
    <w:basedOn w:val="a1"/>
    <w:link w:val="aff6"/>
    <w:semiHidden/>
    <w:qFormat/>
    <w:pPr>
      <w:adjustRightInd w:val="0"/>
      <w:snapToGrid w:val="0"/>
      <w:jc w:val="left"/>
    </w:pPr>
    <w:rPr>
      <w:lang w:val="zh-CN"/>
    </w:rPr>
  </w:style>
  <w:style w:type="paragraph" w:styleId="53">
    <w:name w:val="List Continue 5"/>
    <w:basedOn w:val="a1"/>
    <w:qFormat/>
    <w:pPr>
      <w:adjustRightInd w:val="0"/>
      <w:spacing w:after="120"/>
      <w:ind w:leftChars="1000" w:left="2100"/>
    </w:pPr>
  </w:style>
  <w:style w:type="paragraph" w:styleId="aff7">
    <w:name w:val="Balloon Text"/>
    <w:basedOn w:val="a1"/>
    <w:link w:val="aff8"/>
    <w:semiHidden/>
    <w:unhideWhenUsed/>
    <w:qFormat/>
    <w:rPr>
      <w:rFonts w:ascii="Arial" w:hAnsi="Arial"/>
      <w:kern w:val="10"/>
      <w:sz w:val="18"/>
      <w:szCs w:val="18"/>
      <w:lang w:val="zh-CN"/>
    </w:rPr>
  </w:style>
  <w:style w:type="paragraph" w:styleId="aff9">
    <w:name w:val="footer"/>
    <w:basedOn w:val="a1"/>
    <w:link w:val="aff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/>
      <w:kern w:val="10"/>
      <w:sz w:val="18"/>
      <w:szCs w:val="18"/>
      <w:lang w:val="zh-CN"/>
    </w:rPr>
  </w:style>
  <w:style w:type="paragraph" w:styleId="affb">
    <w:name w:val="envelope return"/>
    <w:basedOn w:val="a1"/>
    <w:qFormat/>
    <w:pPr>
      <w:adjustRightInd w:val="0"/>
      <w:snapToGrid w:val="0"/>
    </w:pPr>
    <w:rPr>
      <w:rFonts w:cs="Arial"/>
    </w:rPr>
  </w:style>
  <w:style w:type="paragraph" w:styleId="affc">
    <w:name w:val="header"/>
    <w:basedOn w:val="a1"/>
    <w:link w:val="affd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  <w:lang w:val="zh-CN"/>
    </w:rPr>
  </w:style>
  <w:style w:type="paragraph" w:styleId="affe">
    <w:name w:val="Signature"/>
    <w:basedOn w:val="a1"/>
    <w:link w:val="afff"/>
    <w:qFormat/>
    <w:pPr>
      <w:adjustRightInd w:val="0"/>
      <w:ind w:leftChars="2100" w:left="100"/>
    </w:pPr>
    <w:rPr>
      <w:lang w:val="zh-CN"/>
    </w:rPr>
  </w:style>
  <w:style w:type="paragraph" w:styleId="TOC1">
    <w:name w:val="toc 1"/>
    <w:basedOn w:val="a1"/>
    <w:next w:val="a1"/>
    <w:uiPriority w:val="39"/>
    <w:qFormat/>
    <w:pPr>
      <w:spacing w:before="120" w:after="120"/>
    </w:pPr>
  </w:style>
  <w:style w:type="paragraph" w:styleId="45">
    <w:name w:val="List Continue 4"/>
    <w:basedOn w:val="a1"/>
    <w:qFormat/>
    <w:pPr>
      <w:adjustRightInd w:val="0"/>
      <w:spacing w:after="120"/>
      <w:ind w:leftChars="800" w:left="1680"/>
    </w:pPr>
  </w:style>
  <w:style w:type="paragraph" w:styleId="TOC4">
    <w:name w:val="toc 4"/>
    <w:basedOn w:val="a1"/>
    <w:next w:val="a1"/>
    <w:uiPriority w:val="39"/>
    <w:qFormat/>
    <w:pPr>
      <w:adjustRightInd w:val="0"/>
      <w:ind w:leftChars="600" w:left="1260"/>
    </w:pPr>
  </w:style>
  <w:style w:type="paragraph" w:styleId="afff0">
    <w:name w:val="index heading"/>
    <w:basedOn w:val="a1"/>
    <w:next w:val="11"/>
    <w:semiHidden/>
    <w:qFormat/>
    <w:pPr>
      <w:adjustRightInd w:val="0"/>
    </w:pPr>
    <w:rPr>
      <w:rFonts w:cs="Arial"/>
      <w:b/>
      <w:bCs/>
    </w:rPr>
  </w:style>
  <w:style w:type="paragraph" w:styleId="11">
    <w:name w:val="index 1"/>
    <w:basedOn w:val="a1"/>
    <w:next w:val="a1"/>
    <w:semiHidden/>
    <w:qFormat/>
    <w:pPr>
      <w:adjustRightInd w:val="0"/>
    </w:pPr>
  </w:style>
  <w:style w:type="paragraph" w:styleId="afff1">
    <w:name w:val="Subtitle"/>
    <w:basedOn w:val="a1"/>
    <w:link w:val="afff2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/>
    </w:rPr>
  </w:style>
  <w:style w:type="paragraph" w:styleId="54">
    <w:name w:val="List Number 5"/>
    <w:basedOn w:val="a1"/>
    <w:qFormat/>
    <w:pPr>
      <w:tabs>
        <w:tab w:val="left" w:pos="2040"/>
      </w:tabs>
      <w:adjustRightInd w:val="0"/>
      <w:ind w:leftChars="800" w:left="2040" w:hangingChars="200" w:hanging="360"/>
    </w:pPr>
  </w:style>
  <w:style w:type="paragraph" w:styleId="afff3">
    <w:name w:val="List"/>
    <w:basedOn w:val="a1"/>
    <w:qFormat/>
    <w:pPr>
      <w:adjustRightInd w:val="0"/>
      <w:ind w:left="200" w:hangingChars="200" w:hanging="200"/>
    </w:pPr>
  </w:style>
  <w:style w:type="paragraph" w:styleId="afff4">
    <w:name w:val="footnote text"/>
    <w:basedOn w:val="a1"/>
    <w:link w:val="afff5"/>
    <w:semiHidden/>
    <w:qFormat/>
    <w:pPr>
      <w:adjustRightInd w:val="0"/>
      <w:snapToGrid w:val="0"/>
      <w:jc w:val="left"/>
    </w:pPr>
    <w:rPr>
      <w:sz w:val="18"/>
      <w:szCs w:val="18"/>
      <w:lang w:val="zh-CN"/>
    </w:rPr>
  </w:style>
  <w:style w:type="paragraph" w:styleId="TOC6">
    <w:name w:val="toc 6"/>
    <w:basedOn w:val="a1"/>
    <w:next w:val="a1"/>
    <w:uiPriority w:val="39"/>
    <w:qFormat/>
    <w:pPr>
      <w:adjustRightInd w:val="0"/>
      <w:ind w:leftChars="1000" w:left="2100"/>
    </w:pPr>
  </w:style>
  <w:style w:type="paragraph" w:styleId="55">
    <w:name w:val="List 5"/>
    <w:basedOn w:val="a1"/>
    <w:qFormat/>
    <w:pPr>
      <w:adjustRightInd w:val="0"/>
      <w:ind w:leftChars="800" w:left="100" w:hangingChars="200" w:hanging="200"/>
    </w:pPr>
  </w:style>
  <w:style w:type="paragraph" w:styleId="37">
    <w:name w:val="Body Text Indent 3"/>
    <w:basedOn w:val="a1"/>
    <w:link w:val="38"/>
    <w:qFormat/>
    <w:pPr>
      <w:adjustRightInd w:val="0"/>
      <w:spacing w:after="120"/>
      <w:ind w:leftChars="200" w:left="420"/>
    </w:pPr>
    <w:rPr>
      <w:sz w:val="16"/>
      <w:szCs w:val="16"/>
      <w:lang w:val="zh-CN"/>
    </w:rPr>
  </w:style>
  <w:style w:type="paragraph" w:styleId="71">
    <w:name w:val="index 7"/>
    <w:basedOn w:val="a1"/>
    <w:next w:val="a1"/>
    <w:semiHidden/>
    <w:qFormat/>
    <w:pPr>
      <w:adjustRightInd w:val="0"/>
      <w:ind w:leftChars="1200" w:left="1200"/>
    </w:pPr>
  </w:style>
  <w:style w:type="paragraph" w:styleId="91">
    <w:name w:val="index 9"/>
    <w:basedOn w:val="a1"/>
    <w:next w:val="a1"/>
    <w:semiHidden/>
    <w:qFormat/>
    <w:pPr>
      <w:adjustRightInd w:val="0"/>
      <w:ind w:leftChars="1600" w:left="1600"/>
    </w:pPr>
  </w:style>
  <w:style w:type="paragraph" w:styleId="afff6">
    <w:name w:val="table of figures"/>
    <w:basedOn w:val="a1"/>
    <w:next w:val="a1"/>
    <w:semiHidden/>
    <w:qFormat/>
    <w:pPr>
      <w:adjustRightInd w:val="0"/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spacing w:before="120" w:after="120"/>
      <w:ind w:leftChars="200" w:left="200"/>
    </w:pPr>
  </w:style>
  <w:style w:type="paragraph" w:styleId="TOC9">
    <w:name w:val="toc 9"/>
    <w:basedOn w:val="a1"/>
    <w:next w:val="a1"/>
    <w:uiPriority w:val="39"/>
    <w:qFormat/>
    <w:pPr>
      <w:adjustRightInd w:val="0"/>
      <w:ind w:leftChars="1600" w:left="3360"/>
    </w:pPr>
  </w:style>
  <w:style w:type="paragraph" w:styleId="26">
    <w:name w:val="Body Text 2"/>
    <w:basedOn w:val="a1"/>
    <w:link w:val="27"/>
    <w:qFormat/>
    <w:pPr>
      <w:adjustRightInd w:val="0"/>
      <w:spacing w:after="120" w:line="480" w:lineRule="auto"/>
    </w:pPr>
    <w:rPr>
      <w:lang w:val="zh-CN"/>
    </w:rPr>
  </w:style>
  <w:style w:type="paragraph" w:styleId="46">
    <w:name w:val="List 4"/>
    <w:basedOn w:val="a1"/>
    <w:qFormat/>
    <w:pPr>
      <w:adjustRightInd w:val="0"/>
      <w:ind w:leftChars="600" w:left="100" w:hangingChars="200" w:hanging="200"/>
    </w:pPr>
  </w:style>
  <w:style w:type="paragraph" w:styleId="28">
    <w:name w:val="List Continue 2"/>
    <w:basedOn w:val="a1"/>
    <w:qFormat/>
    <w:pPr>
      <w:adjustRightInd w:val="0"/>
      <w:spacing w:after="120"/>
      <w:ind w:leftChars="400" w:left="840"/>
    </w:pPr>
  </w:style>
  <w:style w:type="paragraph" w:styleId="afff7">
    <w:name w:val="Message Header"/>
    <w:basedOn w:val="a1"/>
    <w:link w:val="afff8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ind w:leftChars="500" w:left="1080" w:hangingChars="500" w:hanging="1080"/>
    </w:pPr>
    <w:rPr>
      <w:rFonts w:ascii="Arial" w:hAnsi="Arial"/>
      <w:sz w:val="24"/>
      <w:lang w:val="zh-CN"/>
    </w:rPr>
  </w:style>
  <w:style w:type="paragraph" w:styleId="HTML1">
    <w:name w:val="HTML Preformatted"/>
    <w:basedOn w:val="a1"/>
    <w:link w:val="HTML2"/>
    <w:qFormat/>
    <w:pPr>
      <w:adjustRightInd w:val="0"/>
    </w:pPr>
    <w:rPr>
      <w:rFonts w:ascii="Courier New" w:hAnsi="Courier New"/>
      <w:sz w:val="20"/>
      <w:szCs w:val="20"/>
      <w:lang w:val="zh-CN"/>
    </w:rPr>
  </w:style>
  <w:style w:type="paragraph" w:styleId="afff9">
    <w:name w:val="Normal (Web)"/>
    <w:basedOn w:val="a1"/>
    <w:uiPriority w:val="99"/>
    <w:qFormat/>
    <w:pPr>
      <w:adjustRightInd w:val="0"/>
    </w:pPr>
    <w:rPr>
      <w:sz w:val="24"/>
    </w:rPr>
  </w:style>
  <w:style w:type="paragraph" w:styleId="39">
    <w:name w:val="List Continue 3"/>
    <w:basedOn w:val="a1"/>
    <w:qFormat/>
    <w:pPr>
      <w:adjustRightInd w:val="0"/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adjustRightInd w:val="0"/>
      <w:ind w:leftChars="200" w:left="200"/>
    </w:pPr>
  </w:style>
  <w:style w:type="paragraph" w:styleId="afffa">
    <w:name w:val="Title"/>
    <w:basedOn w:val="a1"/>
    <w:next w:val="a1"/>
    <w:link w:val="afffb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44"/>
      <w:szCs w:val="32"/>
      <w:lang w:val="zh-CN"/>
    </w:rPr>
  </w:style>
  <w:style w:type="paragraph" w:styleId="afffc">
    <w:name w:val="annotation subject"/>
    <w:basedOn w:val="af5"/>
    <w:next w:val="af5"/>
    <w:link w:val="afffd"/>
    <w:semiHidden/>
    <w:qFormat/>
    <w:rPr>
      <w:b/>
      <w:bCs/>
    </w:rPr>
  </w:style>
  <w:style w:type="paragraph" w:styleId="afffe">
    <w:name w:val="Body Text First Indent"/>
    <w:basedOn w:val="afb"/>
    <w:link w:val="affff"/>
    <w:qFormat/>
    <w:pPr>
      <w:ind w:firstLineChars="100" w:firstLine="420"/>
    </w:pPr>
  </w:style>
  <w:style w:type="paragraph" w:styleId="2a">
    <w:name w:val="Body Text First Indent 2"/>
    <w:basedOn w:val="afd"/>
    <w:link w:val="2b"/>
    <w:qFormat/>
    <w:pPr>
      <w:ind w:firstLine="420"/>
    </w:pPr>
  </w:style>
  <w:style w:type="table" w:styleId="affff0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1">
    <w:name w:val="page number"/>
    <w:semiHidden/>
    <w:qFormat/>
  </w:style>
  <w:style w:type="character" w:styleId="affff2">
    <w:name w:val="Emphasis"/>
    <w:uiPriority w:val="20"/>
    <w:qFormat/>
    <w:rPr>
      <w:i/>
      <w:iCs/>
    </w:rPr>
  </w:style>
  <w:style w:type="character" w:styleId="affff3">
    <w:name w:val="Hyperlink"/>
    <w:uiPriority w:val="99"/>
    <w:qFormat/>
    <w:rPr>
      <w:color w:val="0000FF"/>
      <w:u w:val="single"/>
    </w:rPr>
  </w:style>
  <w:style w:type="character" w:styleId="affff4">
    <w:name w:val="annotation reference"/>
    <w:qFormat/>
    <w:rPr>
      <w:sz w:val="21"/>
      <w:szCs w:val="21"/>
    </w:rPr>
  </w:style>
  <w:style w:type="character" w:styleId="affff5">
    <w:name w:val="footnote reference"/>
    <w:semiHidden/>
    <w:qFormat/>
    <w:rPr>
      <w:vertAlign w:val="superscript"/>
    </w:rPr>
  </w:style>
  <w:style w:type="character" w:customStyle="1" w:styleId="affd">
    <w:name w:val="页眉 字符"/>
    <w:link w:val="affc"/>
    <w:uiPriority w:val="99"/>
    <w:qFormat/>
    <w:rPr>
      <w:kern w:val="2"/>
      <w:sz w:val="18"/>
      <w:szCs w:val="18"/>
    </w:rPr>
  </w:style>
  <w:style w:type="character" w:customStyle="1" w:styleId="aff8">
    <w:name w:val="批注框文本 字符"/>
    <w:link w:val="aff7"/>
    <w:uiPriority w:val="99"/>
    <w:semiHidden/>
    <w:qFormat/>
    <w:rPr>
      <w:rFonts w:ascii="Arial" w:eastAsia="SimSun" w:hAnsi="Arial" w:cs="Times New Roman"/>
      <w:kern w:val="10"/>
      <w:sz w:val="18"/>
      <w:szCs w:val="18"/>
    </w:rPr>
  </w:style>
  <w:style w:type="character" w:customStyle="1" w:styleId="affa">
    <w:name w:val="页脚 字符"/>
    <w:link w:val="aff9"/>
    <w:uiPriority w:val="99"/>
    <w:qFormat/>
    <w:rPr>
      <w:rFonts w:ascii="Arial" w:eastAsia="SimSun" w:hAnsi="Arial" w:cs="Times New Roman"/>
      <w:kern w:val="10"/>
      <w:sz w:val="18"/>
      <w:szCs w:val="18"/>
    </w:rPr>
  </w:style>
  <w:style w:type="paragraph" w:customStyle="1" w:styleId="DIAS1">
    <w:name w:val="DIAS标题1"/>
    <w:basedOn w:val="DIAS"/>
    <w:next w:val="DIAS"/>
    <w:qFormat/>
    <w:pPr>
      <w:ind w:firstLineChars="0" w:firstLine="0"/>
      <w:outlineLvl w:val="0"/>
    </w:pPr>
    <w:rPr>
      <w:rFonts w:cs="Arial"/>
      <w:b/>
    </w:rPr>
  </w:style>
  <w:style w:type="paragraph" w:customStyle="1" w:styleId="DIAS">
    <w:name w:val="DIAS正文"/>
    <w:basedOn w:val="a1"/>
    <w:next w:val="a1"/>
    <w:link w:val="DIASChar"/>
    <w:qFormat/>
    <w:pPr>
      <w:spacing w:before="120" w:after="120"/>
    </w:pPr>
    <w:rPr>
      <w:szCs w:val="21"/>
      <w:lang w:val="zh-CN"/>
    </w:rPr>
  </w:style>
  <w:style w:type="paragraph" w:customStyle="1" w:styleId="DIAS2">
    <w:name w:val="DIAS标题2"/>
    <w:basedOn w:val="DIAS"/>
    <w:next w:val="DIAS"/>
    <w:qFormat/>
    <w:pPr>
      <w:numPr>
        <w:ilvl w:val="1"/>
        <w:numId w:val="3"/>
      </w:numPr>
      <w:ind w:firstLineChars="0"/>
      <w:outlineLvl w:val="1"/>
    </w:pPr>
    <w:rPr>
      <w:rFonts w:cs="Arial"/>
    </w:rPr>
  </w:style>
  <w:style w:type="paragraph" w:customStyle="1" w:styleId="DIAS3">
    <w:name w:val="DIAS标题3"/>
    <w:basedOn w:val="DIAS"/>
    <w:next w:val="DIAS"/>
    <w:link w:val="DIAS3Char"/>
    <w:qFormat/>
    <w:pPr>
      <w:numPr>
        <w:ilvl w:val="2"/>
        <w:numId w:val="3"/>
      </w:numPr>
      <w:ind w:firstLineChars="0"/>
      <w:outlineLvl w:val="2"/>
    </w:pPr>
  </w:style>
  <w:style w:type="paragraph" w:customStyle="1" w:styleId="DIAS4">
    <w:name w:val="DIAS标题4"/>
    <w:basedOn w:val="DIAS"/>
    <w:next w:val="DIAS"/>
    <w:qFormat/>
    <w:pPr>
      <w:numPr>
        <w:ilvl w:val="3"/>
        <w:numId w:val="3"/>
      </w:numPr>
      <w:ind w:firstLineChars="0"/>
      <w:outlineLvl w:val="3"/>
    </w:pPr>
    <w:rPr>
      <w:rFonts w:cs="Arial"/>
    </w:rPr>
  </w:style>
  <w:style w:type="paragraph" w:customStyle="1" w:styleId="ReportTable">
    <w:name w:val="Report Table"/>
    <w:basedOn w:val="a1"/>
    <w:qFormat/>
    <w:pPr>
      <w:widowControl/>
      <w:spacing w:before="60" w:after="60"/>
      <w:jc w:val="left"/>
    </w:pPr>
    <w:rPr>
      <w:kern w:val="0"/>
      <w:sz w:val="20"/>
      <w:szCs w:val="20"/>
      <w:lang w:val="en-GB" w:eastAsia="en-US"/>
    </w:rPr>
  </w:style>
  <w:style w:type="character" w:customStyle="1" w:styleId="af3">
    <w:name w:val="文档结构图 字符"/>
    <w:link w:val="af2"/>
    <w:uiPriority w:val="99"/>
    <w:semiHidden/>
    <w:qFormat/>
    <w:rPr>
      <w:rFonts w:ascii="SimSun" w:hAnsi="Arial"/>
      <w:kern w:val="10"/>
      <w:sz w:val="18"/>
      <w:szCs w:val="18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32"/>
      <w:szCs w:val="44"/>
      <w:lang w:val="zh-CN"/>
    </w:rPr>
  </w:style>
  <w:style w:type="character" w:customStyle="1" w:styleId="20">
    <w:name w:val="标题 2 字符"/>
    <w:link w:val="2"/>
    <w:qFormat/>
    <w:rPr>
      <w:rFonts w:ascii="Cambria" w:eastAsia="SimHei" w:hAnsi="Cambria"/>
      <w:b/>
      <w:bCs/>
      <w:kern w:val="44"/>
      <w:sz w:val="28"/>
      <w:szCs w:val="32"/>
      <w:lang w:val="zh-CN"/>
    </w:rPr>
  </w:style>
  <w:style w:type="character" w:customStyle="1" w:styleId="30">
    <w:name w:val="标题 3 字符"/>
    <w:link w:val="3"/>
    <w:qFormat/>
    <w:rPr>
      <w:rFonts w:ascii="Calibri" w:eastAsia="SimHei" w:hAnsi="Calibri"/>
      <w:b/>
      <w:bCs/>
      <w:kern w:val="44"/>
      <w:sz w:val="28"/>
      <w:szCs w:val="32"/>
      <w:lang w:val="zh-CN"/>
    </w:rPr>
  </w:style>
  <w:style w:type="character" w:customStyle="1" w:styleId="41">
    <w:name w:val="标题 4 字符"/>
    <w:link w:val="4"/>
    <w:qFormat/>
    <w:rPr>
      <w:rFonts w:ascii="Cambria" w:hAnsi="Cambria"/>
      <w:b/>
      <w:bCs/>
      <w:kern w:val="44"/>
      <w:sz w:val="24"/>
      <w:szCs w:val="28"/>
      <w:lang w:val="zh-CN"/>
    </w:rPr>
  </w:style>
  <w:style w:type="character" w:customStyle="1" w:styleId="50">
    <w:name w:val="标题 5 字符"/>
    <w:link w:val="5"/>
    <w:qFormat/>
    <w:rPr>
      <w:rFonts w:ascii="Calibri" w:hAnsi="Calibri"/>
      <w:b/>
      <w:bCs/>
      <w:kern w:val="2"/>
      <w:sz w:val="21"/>
      <w:szCs w:val="28"/>
      <w:lang w:val="zh-CN"/>
    </w:rPr>
  </w:style>
  <w:style w:type="character" w:customStyle="1" w:styleId="60">
    <w:name w:val="标题 6 字符"/>
    <w:link w:val="6"/>
    <w:qFormat/>
    <w:rPr>
      <w:rFonts w:ascii="Cambria" w:hAnsi="Cambria"/>
      <w:b/>
      <w:bCs/>
      <w:kern w:val="2"/>
      <w:sz w:val="21"/>
      <w:szCs w:val="24"/>
      <w:lang w:val="zh-CN"/>
    </w:rPr>
  </w:style>
  <w:style w:type="character" w:customStyle="1" w:styleId="70">
    <w:name w:val="标题 7 字符"/>
    <w:link w:val="7"/>
    <w:uiPriority w:val="9"/>
    <w:semiHidden/>
    <w:qFormat/>
    <w:rPr>
      <w:rFonts w:ascii="Times New Roman" w:hAnsi="Times New Roman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Cambria" w:eastAsia="SimSun" w:hAnsi="Cambria" w:cs="Times New Roman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Cambria" w:eastAsia="SimSun" w:hAnsi="Cambria" w:cs="Times New Roman"/>
      <w:kern w:val="2"/>
      <w:sz w:val="21"/>
      <w:szCs w:val="21"/>
    </w:rPr>
  </w:style>
  <w:style w:type="character" w:customStyle="1" w:styleId="HTML0">
    <w:name w:val="HTML 地址 字符"/>
    <w:link w:val="HTML"/>
    <w:qFormat/>
    <w:rPr>
      <w:rFonts w:ascii="Times New Roman" w:hAnsi="Times New Roman"/>
      <w:i/>
      <w:iCs/>
      <w:kern w:val="2"/>
      <w:sz w:val="21"/>
      <w:szCs w:val="22"/>
    </w:rPr>
  </w:style>
  <w:style w:type="character" w:customStyle="1" w:styleId="HTML2">
    <w:name w:val="HTML 预设格式 字符"/>
    <w:link w:val="HTML1"/>
    <w:qFormat/>
    <w:rPr>
      <w:rFonts w:ascii="Courier New" w:hAnsi="Courier New" w:cs="Courier New"/>
      <w:kern w:val="2"/>
    </w:rPr>
  </w:style>
  <w:style w:type="character" w:customStyle="1" w:styleId="afffb">
    <w:name w:val="标题 字符"/>
    <w:link w:val="afffa"/>
    <w:qFormat/>
    <w:rPr>
      <w:rFonts w:ascii="Cambria" w:hAnsi="Cambria" w:cs="Arial"/>
      <w:b/>
      <w:bCs/>
      <w:sz w:val="44"/>
      <w:szCs w:val="32"/>
    </w:rPr>
  </w:style>
  <w:style w:type="character" w:customStyle="1" w:styleId="af8">
    <w:name w:val="称呼 字符"/>
    <w:link w:val="af7"/>
    <w:qFormat/>
    <w:rPr>
      <w:rFonts w:ascii="Times New Roman" w:hAnsi="Times New Roman"/>
      <w:kern w:val="2"/>
      <w:sz w:val="21"/>
      <w:szCs w:val="22"/>
    </w:rPr>
  </w:style>
  <w:style w:type="character" w:customStyle="1" w:styleId="aff2">
    <w:name w:val="纯文本 字符"/>
    <w:link w:val="aff1"/>
    <w:uiPriority w:val="99"/>
    <w:qFormat/>
    <w:rPr>
      <w:rFonts w:ascii="SimSun" w:hAnsi="Courier New" w:cs="Courier New"/>
      <w:kern w:val="2"/>
      <w:sz w:val="21"/>
      <w:szCs w:val="21"/>
    </w:rPr>
  </w:style>
  <w:style w:type="character" w:customStyle="1" w:styleId="ab">
    <w:name w:val="电子邮件签名 字符"/>
    <w:link w:val="aa"/>
    <w:qFormat/>
    <w:rPr>
      <w:rFonts w:ascii="Times New Roman" w:hAnsi="Times New Roman"/>
      <w:kern w:val="2"/>
      <w:sz w:val="21"/>
      <w:szCs w:val="22"/>
    </w:rPr>
  </w:style>
  <w:style w:type="character" w:customStyle="1" w:styleId="afff2">
    <w:name w:val="副标题 字符"/>
    <w:link w:val="afff1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6">
    <w:name w:val="宏文本 字符"/>
    <w:link w:val="a5"/>
    <w:semiHidden/>
    <w:qFormat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afff5">
    <w:name w:val="脚注文本 字符"/>
    <w:link w:val="afff4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a">
    <w:name w:val="结束语 字符"/>
    <w:link w:val="af9"/>
    <w:qFormat/>
    <w:rPr>
      <w:rFonts w:ascii="Times New Roman" w:hAnsi="Times New Roman"/>
      <w:kern w:val="2"/>
      <w:sz w:val="21"/>
      <w:szCs w:val="22"/>
    </w:rPr>
  </w:style>
  <w:style w:type="character" w:customStyle="1" w:styleId="af6">
    <w:name w:val="批注文字 字符"/>
    <w:link w:val="af5"/>
    <w:uiPriority w:val="99"/>
    <w:qFormat/>
    <w:rPr>
      <w:rFonts w:ascii="Times New Roman" w:hAnsi="Times New Roman"/>
      <w:kern w:val="2"/>
      <w:sz w:val="21"/>
      <w:szCs w:val="22"/>
    </w:rPr>
  </w:style>
  <w:style w:type="character" w:customStyle="1" w:styleId="afffd">
    <w:name w:val="批注主题 字符"/>
    <w:link w:val="afffc"/>
    <w:semiHidden/>
    <w:qFormat/>
    <w:rPr>
      <w:rFonts w:ascii="Times New Roman" w:hAnsi="Times New Roman"/>
      <w:b/>
      <w:bCs/>
      <w:kern w:val="2"/>
      <w:sz w:val="21"/>
      <w:szCs w:val="22"/>
    </w:rPr>
  </w:style>
  <w:style w:type="character" w:customStyle="1" w:styleId="afff">
    <w:name w:val="签名 字符"/>
    <w:link w:val="affe"/>
    <w:qFormat/>
    <w:rPr>
      <w:rFonts w:ascii="Times New Roman" w:hAnsi="Times New Roman"/>
      <w:kern w:val="2"/>
      <w:sz w:val="21"/>
      <w:szCs w:val="22"/>
    </w:rPr>
  </w:style>
  <w:style w:type="character" w:customStyle="1" w:styleId="aff4">
    <w:name w:val="日期 字符"/>
    <w:link w:val="aff3"/>
    <w:qFormat/>
    <w:rPr>
      <w:rFonts w:ascii="Times New Roman" w:hAnsi="Times New Roman"/>
      <w:kern w:val="2"/>
      <w:sz w:val="21"/>
      <w:szCs w:val="22"/>
    </w:rPr>
  </w:style>
  <w:style w:type="character" w:customStyle="1" w:styleId="aff6">
    <w:name w:val="尾注文本 字符"/>
    <w:link w:val="aff5"/>
    <w:semiHidden/>
    <w:qFormat/>
    <w:rPr>
      <w:rFonts w:ascii="Times New Roman" w:hAnsi="Times New Roman"/>
      <w:kern w:val="2"/>
      <w:sz w:val="21"/>
      <w:szCs w:val="22"/>
    </w:rPr>
  </w:style>
  <w:style w:type="character" w:customStyle="1" w:styleId="afff8">
    <w:name w:val="信息标题 字符"/>
    <w:link w:val="afff7"/>
    <w:qFormat/>
    <w:rPr>
      <w:rFonts w:ascii="Arial" w:hAnsi="Arial" w:cs="Arial"/>
      <w:kern w:val="2"/>
      <w:sz w:val="24"/>
      <w:szCs w:val="22"/>
      <w:shd w:val="pct20" w:color="auto" w:fill="auto"/>
    </w:rPr>
  </w:style>
  <w:style w:type="character" w:customStyle="1" w:styleId="afc">
    <w:name w:val="正文文本 字符"/>
    <w:link w:val="afb"/>
    <w:qFormat/>
    <w:rPr>
      <w:rFonts w:ascii="Times New Roman" w:hAnsi="Times New Roman"/>
      <w:kern w:val="2"/>
      <w:sz w:val="21"/>
      <w:szCs w:val="22"/>
    </w:rPr>
  </w:style>
  <w:style w:type="character" w:customStyle="1" w:styleId="affff">
    <w:name w:val="正文文本首行缩进 字符"/>
    <w:basedOn w:val="afc"/>
    <w:link w:val="afffe"/>
    <w:qFormat/>
    <w:rPr>
      <w:rFonts w:ascii="Times New Roman" w:hAnsi="Times New Roman"/>
      <w:kern w:val="2"/>
      <w:sz w:val="21"/>
      <w:szCs w:val="22"/>
    </w:rPr>
  </w:style>
  <w:style w:type="character" w:customStyle="1" w:styleId="afe">
    <w:name w:val="正文文本缩进 字符"/>
    <w:link w:val="afd"/>
    <w:qFormat/>
    <w:rPr>
      <w:rFonts w:ascii="Times New Roman" w:hAnsi="Times New Roman"/>
      <w:kern w:val="2"/>
      <w:sz w:val="21"/>
      <w:szCs w:val="22"/>
    </w:rPr>
  </w:style>
  <w:style w:type="character" w:customStyle="1" w:styleId="2b">
    <w:name w:val="正文文本首行缩进 2 字符"/>
    <w:basedOn w:val="afe"/>
    <w:link w:val="2a"/>
    <w:qFormat/>
    <w:rPr>
      <w:rFonts w:ascii="Times New Roman" w:hAnsi="Times New Roman"/>
      <w:kern w:val="2"/>
      <w:sz w:val="21"/>
      <w:szCs w:val="22"/>
    </w:rPr>
  </w:style>
  <w:style w:type="character" w:customStyle="1" w:styleId="27">
    <w:name w:val="正文文本 2 字符"/>
    <w:link w:val="26"/>
    <w:qFormat/>
    <w:rPr>
      <w:rFonts w:ascii="Times New Roman" w:hAnsi="Times New Roman"/>
      <w:kern w:val="2"/>
      <w:sz w:val="21"/>
      <w:szCs w:val="22"/>
    </w:rPr>
  </w:style>
  <w:style w:type="character" w:customStyle="1" w:styleId="33">
    <w:name w:val="正文文本 3 字符"/>
    <w:link w:val="32"/>
    <w:qFormat/>
    <w:rPr>
      <w:rFonts w:ascii="Times New Roman" w:hAnsi="Times New Roman"/>
      <w:kern w:val="2"/>
      <w:sz w:val="16"/>
      <w:szCs w:val="16"/>
    </w:rPr>
  </w:style>
  <w:style w:type="character" w:customStyle="1" w:styleId="25">
    <w:name w:val="正文文本缩进 2 字符"/>
    <w:link w:val="24"/>
    <w:qFormat/>
    <w:rPr>
      <w:rFonts w:ascii="Times New Roman" w:hAnsi="Times New Roman"/>
      <w:kern w:val="2"/>
      <w:sz w:val="21"/>
      <w:szCs w:val="22"/>
    </w:rPr>
  </w:style>
  <w:style w:type="character" w:customStyle="1" w:styleId="38">
    <w:name w:val="正文文本缩进 3 字符"/>
    <w:link w:val="37"/>
    <w:qFormat/>
    <w:rPr>
      <w:rFonts w:ascii="Times New Roman" w:hAnsi="Times New Roman"/>
      <w:kern w:val="2"/>
      <w:sz w:val="16"/>
      <w:szCs w:val="16"/>
    </w:rPr>
  </w:style>
  <w:style w:type="character" w:customStyle="1" w:styleId="a9">
    <w:name w:val="注释标题 字符"/>
    <w:link w:val="a8"/>
    <w:qFormat/>
    <w:rPr>
      <w:rFonts w:ascii="Times New Roman" w:hAnsi="Times New Roman"/>
      <w:kern w:val="2"/>
      <w:sz w:val="21"/>
      <w:szCs w:val="22"/>
    </w:rPr>
  </w:style>
  <w:style w:type="paragraph" w:customStyle="1" w:styleId="UAES">
    <w:name w:val="UAES正文"/>
    <w:basedOn w:val="a1"/>
    <w:next w:val="a1"/>
    <w:link w:val="UAESCharChar"/>
    <w:qFormat/>
    <w:pPr>
      <w:adjustRightInd w:val="0"/>
      <w:spacing w:before="120" w:after="120"/>
    </w:pPr>
    <w:rPr>
      <w:rFonts w:ascii="Arial" w:hAnsi="Arial"/>
      <w:kern w:val="10"/>
      <w:szCs w:val="21"/>
      <w:lang w:val="zh-CN"/>
    </w:rPr>
  </w:style>
  <w:style w:type="character" w:customStyle="1" w:styleId="UAESCharChar">
    <w:name w:val="UAES正文 Char Char"/>
    <w:link w:val="UAES"/>
    <w:qFormat/>
    <w:rPr>
      <w:rFonts w:ascii="Arial" w:hAnsi="Arial" w:cs="Arial"/>
      <w:kern w:val="10"/>
      <w:sz w:val="21"/>
      <w:szCs w:val="21"/>
    </w:rPr>
  </w:style>
  <w:style w:type="paragraph" w:customStyle="1" w:styleId="StyleCalibri">
    <w:name w:val="Style Calibri"/>
    <w:basedOn w:val="a1"/>
    <w:qFormat/>
    <w:pPr>
      <w:tabs>
        <w:tab w:val="left" w:pos="360"/>
      </w:tabs>
      <w:adjustRightInd w:val="0"/>
      <w:ind w:left="360"/>
    </w:pPr>
    <w:rPr>
      <w:rFonts w:ascii="Calibri"/>
    </w:rPr>
  </w:style>
  <w:style w:type="character" w:customStyle="1" w:styleId="af">
    <w:name w:val="题注 字符"/>
    <w:link w:val="ae"/>
    <w:uiPriority w:val="35"/>
    <w:qFormat/>
    <w:rPr>
      <w:rFonts w:ascii="Cambria" w:eastAsia="SimHei" w:hAnsi="Cambria" w:cs="Arial"/>
    </w:rPr>
  </w:style>
  <w:style w:type="paragraph" w:customStyle="1" w:styleId="affff6">
    <w:name w:val="图表"/>
    <w:basedOn w:val="ae"/>
    <w:link w:val="Char"/>
    <w:qFormat/>
    <w:pPr>
      <w:spacing w:before="120" w:after="120"/>
      <w:ind w:firstLineChars="0" w:firstLine="0"/>
      <w:jc w:val="center"/>
    </w:pPr>
  </w:style>
  <w:style w:type="character" w:customStyle="1" w:styleId="Char">
    <w:name w:val="图表 Char"/>
    <w:basedOn w:val="af"/>
    <w:link w:val="affff6"/>
    <w:qFormat/>
    <w:rPr>
      <w:rFonts w:ascii="Cambria" w:eastAsia="SimHei" w:hAnsi="Cambria" w:cs="Arial"/>
    </w:rPr>
  </w:style>
  <w:style w:type="paragraph" w:styleId="affff7">
    <w:name w:val="List Paragraph"/>
    <w:basedOn w:val="a1"/>
    <w:link w:val="affff8"/>
    <w:uiPriority w:val="34"/>
    <w:qFormat/>
    <w:pPr>
      <w:ind w:firstLine="420"/>
    </w:pPr>
  </w:style>
  <w:style w:type="paragraph" w:customStyle="1" w:styleId="Table">
    <w:name w:val="Table"/>
    <w:basedOn w:val="a1"/>
    <w:link w:val="TableChar"/>
    <w:uiPriority w:val="99"/>
    <w:qFormat/>
    <w:pPr>
      <w:ind w:firstLineChars="0" w:firstLine="0"/>
      <w:jc w:val="center"/>
    </w:pPr>
    <w:rPr>
      <w:kern w:val="10"/>
      <w:szCs w:val="24"/>
      <w:lang w:val="zh-CN"/>
    </w:rPr>
  </w:style>
  <w:style w:type="character" w:customStyle="1" w:styleId="DIASChar">
    <w:name w:val="DIAS正文 Char"/>
    <w:link w:val="DIAS"/>
    <w:qFormat/>
    <w:rPr>
      <w:rFonts w:ascii="Times New Roman" w:hAnsi="Times New Roman" w:cs="Arial"/>
      <w:kern w:val="2"/>
      <w:sz w:val="21"/>
      <w:szCs w:val="21"/>
    </w:rPr>
  </w:style>
  <w:style w:type="character" w:customStyle="1" w:styleId="TableChar">
    <w:name w:val="Table Char"/>
    <w:link w:val="Table"/>
    <w:uiPriority w:val="99"/>
    <w:qFormat/>
    <w:rPr>
      <w:rFonts w:ascii="Times New Roman" w:hAnsi="Times New Roman"/>
      <w:kern w:val="10"/>
      <w:sz w:val="21"/>
      <w:szCs w:val="24"/>
    </w:rPr>
  </w:style>
  <w:style w:type="character" w:customStyle="1" w:styleId="12">
    <w:name w:val="已访问的超链接1"/>
    <w:semiHidden/>
    <w:unhideWhenUsed/>
    <w:qFormat/>
    <w:rPr>
      <w:color w:val="800080"/>
      <w:u w:val="single"/>
    </w:rPr>
  </w:style>
  <w:style w:type="paragraph" w:customStyle="1" w:styleId="TOC10">
    <w:name w:val="TOC 标题1"/>
    <w:basedOn w:val="1"/>
    <w:next w:val="a1"/>
    <w:uiPriority w:val="39"/>
    <w:qFormat/>
    <w:pPr>
      <w:widowControl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UAES1">
    <w:name w:val="UAES标题1"/>
    <w:basedOn w:val="UAES"/>
    <w:next w:val="UAES"/>
    <w:qFormat/>
    <w:pPr>
      <w:tabs>
        <w:tab w:val="left" w:pos="0"/>
      </w:tabs>
      <w:adjustRightInd/>
      <w:ind w:firstLineChars="0" w:firstLine="0"/>
      <w:outlineLvl w:val="0"/>
    </w:pPr>
    <w:rPr>
      <w:b/>
    </w:rPr>
  </w:style>
  <w:style w:type="paragraph" w:customStyle="1" w:styleId="UAES2">
    <w:name w:val="UAES标题2"/>
    <w:basedOn w:val="UAES"/>
    <w:next w:val="UAES"/>
    <w:qFormat/>
    <w:pPr>
      <w:tabs>
        <w:tab w:val="left" w:pos="0"/>
      </w:tabs>
      <w:adjustRightInd/>
      <w:ind w:firstLineChars="0" w:firstLine="0"/>
      <w:outlineLvl w:val="1"/>
    </w:pPr>
  </w:style>
  <w:style w:type="paragraph" w:customStyle="1" w:styleId="UAES4">
    <w:name w:val="UAES标题4"/>
    <w:basedOn w:val="UAES"/>
    <w:next w:val="UAES"/>
    <w:qFormat/>
    <w:pPr>
      <w:tabs>
        <w:tab w:val="left" w:pos="0"/>
      </w:tabs>
      <w:adjustRightInd/>
      <w:ind w:firstLineChars="0" w:firstLine="0"/>
      <w:outlineLvl w:val="3"/>
    </w:pPr>
  </w:style>
  <w:style w:type="character" w:customStyle="1" w:styleId="DIAS3Char">
    <w:name w:val="DIAS标题3 Char"/>
    <w:link w:val="DIAS3"/>
    <w:qFormat/>
    <w:rPr>
      <w:kern w:val="2"/>
      <w:sz w:val="21"/>
      <w:szCs w:val="21"/>
      <w:lang w:val="zh-CN"/>
    </w:rPr>
  </w:style>
  <w:style w:type="paragraph" w:customStyle="1" w:styleId="table0">
    <w:name w:val="table"/>
    <w:basedOn w:val="a1"/>
    <w:qFormat/>
    <w:pPr>
      <w:widowControl/>
      <w:ind w:firstLineChars="0" w:firstLine="0"/>
      <w:jc w:val="center"/>
    </w:pPr>
    <w:rPr>
      <w:kern w:val="0"/>
      <w:szCs w:val="21"/>
    </w:rPr>
  </w:style>
  <w:style w:type="paragraph" w:customStyle="1" w:styleId="uaes0">
    <w:name w:val="uaes"/>
    <w:basedOn w:val="a1"/>
    <w:qFormat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paragraph" w:customStyle="1" w:styleId="DieFormatvorlagehatkeinenNamen">
    <w:name w:val="Die Formatvorlage hat keinen Namen"/>
    <w:basedOn w:val="a1"/>
    <w:qFormat/>
    <w:pPr>
      <w:widowControl/>
      <w:ind w:left="57" w:right="57" w:firstLineChars="0" w:firstLine="0"/>
    </w:pPr>
    <w:rPr>
      <w:rFonts w:ascii="Arial" w:hAnsi="Arial"/>
      <w:kern w:val="0"/>
      <w:sz w:val="22"/>
      <w:szCs w:val="20"/>
      <w:lang w:eastAsia="de-DE"/>
    </w:rPr>
  </w:style>
  <w:style w:type="paragraph" w:customStyle="1" w:styleId="affff9">
    <w:name w:val="表格"/>
    <w:basedOn w:val="a1"/>
    <w:next w:val="a1"/>
    <w:link w:val="Char0"/>
    <w:uiPriority w:val="99"/>
    <w:qFormat/>
    <w:pPr>
      <w:ind w:firstLineChars="0" w:firstLine="0"/>
      <w:jc w:val="center"/>
    </w:pPr>
    <w:rPr>
      <w:sz w:val="24"/>
      <w:szCs w:val="24"/>
    </w:rPr>
  </w:style>
  <w:style w:type="paragraph" w:customStyle="1" w:styleId="affffa">
    <w:name w:val="图片"/>
    <w:basedOn w:val="a1"/>
    <w:link w:val="Char1"/>
    <w:qFormat/>
    <w:pPr>
      <w:spacing w:line="360" w:lineRule="auto"/>
      <w:ind w:firstLineChars="0" w:firstLine="0"/>
      <w:jc w:val="center"/>
    </w:pPr>
    <w:rPr>
      <w:sz w:val="24"/>
      <w:szCs w:val="24"/>
    </w:rPr>
  </w:style>
  <w:style w:type="paragraph" w:customStyle="1" w:styleId="affffb">
    <w:name w:val="表序"/>
    <w:basedOn w:val="a1"/>
    <w:semiHidden/>
    <w:qFormat/>
    <w:pPr>
      <w:widowControl/>
      <w:overflowPunct w:val="0"/>
      <w:autoSpaceDE w:val="0"/>
      <w:autoSpaceDN w:val="0"/>
      <w:adjustRightInd w:val="0"/>
      <w:spacing w:before="240" w:after="12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">
    <w:name w:val="参考文献"/>
    <w:basedOn w:val="a1"/>
    <w:semiHidden/>
    <w:qFormat/>
    <w:pPr>
      <w:numPr>
        <w:numId w:val="4"/>
      </w:numPr>
      <w:spacing w:before="60" w:line="320" w:lineRule="exact"/>
      <w:ind w:firstLineChars="0" w:firstLine="0"/>
    </w:pPr>
    <w:rPr>
      <w:szCs w:val="21"/>
    </w:rPr>
  </w:style>
  <w:style w:type="paragraph" w:customStyle="1" w:styleId="affffc">
    <w:name w:val="插图"/>
    <w:semiHidden/>
    <w:qFormat/>
    <w:pPr>
      <w:keepNext/>
      <w:widowControl w:val="0"/>
      <w:adjustRightInd w:val="0"/>
      <w:spacing w:before="240" w:line="240" w:lineRule="atLeast"/>
      <w:jc w:val="center"/>
      <w:textAlignment w:val="baseline"/>
    </w:pPr>
    <w:rPr>
      <w:rFonts w:eastAsia="Times New Roman"/>
      <w:sz w:val="24"/>
    </w:rPr>
  </w:style>
  <w:style w:type="paragraph" w:customStyle="1" w:styleId="affffd">
    <w:name w:val="插图题注"/>
    <w:basedOn w:val="a1"/>
    <w:next w:val="a1"/>
    <w:semiHidden/>
    <w:qFormat/>
    <w:pPr>
      <w:keepLines/>
      <w:widowControl/>
      <w:topLinePunct/>
      <w:autoSpaceDE w:val="0"/>
      <w:autoSpaceDN w:val="0"/>
      <w:adjustRightInd w:val="0"/>
      <w:snapToGrid w:val="0"/>
      <w:spacing w:after="120"/>
      <w:ind w:firstLineChars="0" w:firstLine="0"/>
      <w:jc w:val="center"/>
      <w:textAlignment w:val="baseline"/>
      <w:outlineLvl w:val="7"/>
    </w:pPr>
    <w:rPr>
      <w:rFonts w:eastAsia="Times New Roman"/>
      <w:snapToGrid w:val="0"/>
      <w:kern w:val="0"/>
      <w:szCs w:val="20"/>
    </w:rPr>
  </w:style>
  <w:style w:type="paragraph" w:customStyle="1" w:styleId="affffe">
    <w:name w:val="段落"/>
    <w:basedOn w:val="a1"/>
    <w:semiHidden/>
    <w:qFormat/>
    <w:pPr>
      <w:spacing w:before="100" w:line="420" w:lineRule="exact"/>
      <w:ind w:firstLine="480"/>
    </w:pPr>
    <w:rPr>
      <w:sz w:val="24"/>
      <w:szCs w:val="20"/>
    </w:rPr>
  </w:style>
  <w:style w:type="paragraph" w:customStyle="1" w:styleId="13">
    <w:name w:val="非正文 标题 1"/>
    <w:basedOn w:val="a1"/>
    <w:semiHidden/>
    <w:qFormat/>
    <w:pPr>
      <w:spacing w:before="480" w:after="360"/>
      <w:ind w:firstLineChars="0" w:firstLine="0"/>
      <w:jc w:val="center"/>
      <w:outlineLvl w:val="0"/>
    </w:pPr>
    <w:rPr>
      <w:rFonts w:ascii="Arial" w:eastAsia="SimHei" w:hAnsi="Arial" w:cs="SimSun"/>
      <w:sz w:val="32"/>
      <w:szCs w:val="20"/>
    </w:rPr>
  </w:style>
  <w:style w:type="paragraph" w:customStyle="1" w:styleId="afffff">
    <w:name w:val="符号对照表"/>
    <w:basedOn w:val="own"/>
    <w:semiHidden/>
    <w:qFormat/>
    <w:pPr>
      <w:spacing w:line="440" w:lineRule="exact"/>
      <w:ind w:left="1588" w:firstLineChars="0" w:hanging="1588"/>
    </w:pPr>
  </w:style>
  <w:style w:type="paragraph" w:customStyle="1" w:styleId="own">
    <w:name w:val="正文（own）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paragraph" w:customStyle="1" w:styleId="afffff0">
    <w:name w:val="个人简历的标题"/>
    <w:basedOn w:val="a1"/>
    <w:semiHidden/>
    <w:qFormat/>
    <w:pPr>
      <w:spacing w:before="480" w:after="120" w:line="400" w:lineRule="exact"/>
      <w:ind w:firstLineChars="0" w:firstLine="0"/>
      <w:jc w:val="center"/>
    </w:pPr>
    <w:rPr>
      <w:rFonts w:ascii="SimHei" w:eastAsia="SimHei" w:cs="SimSun"/>
      <w:sz w:val="28"/>
      <w:szCs w:val="20"/>
    </w:rPr>
  </w:style>
  <w:style w:type="paragraph" w:customStyle="1" w:styleId="afffff1">
    <w:name w:val="公式"/>
    <w:basedOn w:val="affff9"/>
    <w:qFormat/>
    <w:rPr>
      <w:rFonts w:cs="SimSun"/>
      <w:szCs w:val="20"/>
    </w:rPr>
  </w:style>
  <w:style w:type="paragraph" w:customStyle="1" w:styleId="afffff2">
    <w:name w:val="公式_正文"/>
    <w:basedOn w:val="a1"/>
    <w:next w:val="a1"/>
    <w:semiHidden/>
    <w:qFormat/>
    <w:pPr>
      <w:spacing w:before="120" w:after="120"/>
      <w:ind w:firstLineChars="0" w:firstLine="0"/>
      <w:jc w:val="center"/>
    </w:pPr>
    <w:rPr>
      <w:sz w:val="24"/>
      <w:szCs w:val="24"/>
    </w:rPr>
  </w:style>
  <w:style w:type="paragraph" w:customStyle="1" w:styleId="afffff3">
    <w:name w:val="公式编号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4"/>
      <w:szCs w:val="20"/>
    </w:rPr>
  </w:style>
  <w:style w:type="paragraph" w:customStyle="1" w:styleId="afffff4">
    <w:name w:val="关键词"/>
    <w:basedOn w:val="own"/>
    <w:semiHidden/>
    <w:qFormat/>
    <w:pPr>
      <w:ind w:firstLineChars="0" w:firstLine="0"/>
    </w:pPr>
  </w:style>
  <w:style w:type="paragraph" w:customStyle="1" w:styleId="afffff5">
    <w:name w:val="关键词标题"/>
    <w:basedOn w:val="own"/>
    <w:semiHidden/>
    <w:qFormat/>
    <w:rPr>
      <w:rFonts w:eastAsia="SimHei"/>
      <w:bCs/>
    </w:rPr>
  </w:style>
  <w:style w:type="paragraph" w:customStyle="1" w:styleId="afffff6">
    <w:name w:val="矩阵及向量"/>
    <w:basedOn w:val="own"/>
    <w:semiHidden/>
    <w:qFormat/>
    <w:rPr>
      <w:b/>
      <w:bCs/>
      <w:i/>
    </w:rPr>
  </w:style>
  <w:style w:type="character" w:customStyle="1" w:styleId="Char1">
    <w:name w:val="图片 Char"/>
    <w:link w:val="affffa"/>
    <w:qFormat/>
    <w:rPr>
      <w:rFonts w:ascii="Times New Roman" w:hAnsi="Times New Roman"/>
      <w:kern w:val="2"/>
      <w:sz w:val="24"/>
      <w:szCs w:val="24"/>
    </w:rPr>
  </w:style>
  <w:style w:type="paragraph" w:customStyle="1" w:styleId="afffff7">
    <w:name w:val="论文正文"/>
    <w:basedOn w:val="a1"/>
    <w:semiHidden/>
    <w:qFormat/>
    <w:pPr>
      <w:spacing w:line="400" w:lineRule="exact"/>
      <w:ind w:firstLine="480"/>
    </w:pPr>
    <w:rPr>
      <w:rFonts w:cs="SimSun"/>
      <w:sz w:val="24"/>
      <w:szCs w:val="20"/>
    </w:rPr>
  </w:style>
  <w:style w:type="character" w:customStyle="1" w:styleId="Symbol">
    <w:name w:val="论文正文_Symbol"/>
    <w:semiHidden/>
    <w:qFormat/>
    <w:rPr>
      <w:rFonts w:ascii="Symbol" w:hAnsi="Symbol"/>
      <w:i/>
      <w:iCs/>
    </w:rPr>
  </w:style>
  <w:style w:type="character" w:customStyle="1" w:styleId="afffff8">
    <w:name w:val="论文正文_符号倾斜"/>
    <w:semiHidden/>
    <w:qFormat/>
    <w:rPr>
      <w:i/>
      <w:szCs w:val="21"/>
    </w:rPr>
  </w:style>
  <w:style w:type="character" w:customStyle="1" w:styleId="afffff9">
    <w:name w:val="论文正文_符号下标"/>
    <w:semiHidden/>
    <w:qFormat/>
    <w:rPr>
      <w:i/>
      <w:vertAlign w:val="subscript"/>
    </w:rPr>
  </w:style>
  <w:style w:type="character" w:customStyle="1" w:styleId="afffffa">
    <w:name w:val="论文正文_数字上标"/>
    <w:semiHidden/>
    <w:qFormat/>
    <w:rPr>
      <w:vertAlign w:val="superscript"/>
    </w:rPr>
  </w:style>
  <w:style w:type="character" w:customStyle="1" w:styleId="afffffb">
    <w:name w:val="论文正文_数字下标"/>
    <w:semiHidden/>
    <w:qFormat/>
    <w:rPr>
      <w:vertAlign w:val="subscript"/>
    </w:rPr>
  </w:style>
  <w:style w:type="paragraph" w:customStyle="1" w:styleId="afffffc">
    <w:name w:val="目录_居中"/>
    <w:basedOn w:val="a1"/>
    <w:next w:val="a1"/>
    <w:semiHidden/>
    <w:qFormat/>
    <w:pPr>
      <w:ind w:firstLineChars="0" w:firstLine="0"/>
      <w:jc w:val="center"/>
    </w:pPr>
    <w:rPr>
      <w:rFonts w:cs="SimSun"/>
      <w:sz w:val="30"/>
      <w:szCs w:val="20"/>
    </w:rPr>
  </w:style>
  <w:style w:type="paragraph" w:customStyle="1" w:styleId="afffffd">
    <w:name w:val="声明签名"/>
    <w:basedOn w:val="a1"/>
    <w:semiHidden/>
    <w:qFormat/>
    <w:pPr>
      <w:spacing w:line="400" w:lineRule="exact"/>
      <w:ind w:firstLineChars="0" w:firstLine="0"/>
      <w:jc w:val="right"/>
    </w:pPr>
    <w:rPr>
      <w:rFonts w:cs="SimSun"/>
      <w:sz w:val="26"/>
      <w:szCs w:val="20"/>
    </w:rPr>
  </w:style>
  <w:style w:type="character" w:customStyle="1" w:styleId="Char2">
    <w:name w:val="授权说明书签名日期下划线 Char"/>
    <w:semiHidden/>
    <w:qFormat/>
    <w:rPr>
      <w:rFonts w:eastAsia="SimSun"/>
      <w:kern w:val="2"/>
      <w:sz w:val="26"/>
      <w:u w:val="single"/>
      <w:lang w:val="en-US" w:eastAsia="zh-CN"/>
    </w:rPr>
  </w:style>
  <w:style w:type="paragraph" w:customStyle="1" w:styleId="afffffe">
    <w:name w:val="图片_标题"/>
    <w:basedOn w:val="a1"/>
    <w:next w:val="a1"/>
    <w:semiHidden/>
    <w:qFormat/>
    <w:pPr>
      <w:spacing w:before="120" w:after="240"/>
      <w:ind w:firstLineChars="0" w:firstLine="0"/>
      <w:jc w:val="center"/>
    </w:pPr>
    <w:rPr>
      <w:sz w:val="22"/>
      <w:szCs w:val="24"/>
    </w:rPr>
  </w:style>
  <w:style w:type="character" w:customStyle="1" w:styleId="affffff">
    <w:name w:val="图片_标题符号"/>
    <w:semiHidden/>
    <w:qFormat/>
    <w:rPr>
      <w:i/>
    </w:rPr>
  </w:style>
  <w:style w:type="paragraph" w:customStyle="1" w:styleId="affffff0">
    <w:name w:val="图片_正文"/>
    <w:basedOn w:val="a1"/>
    <w:semiHidden/>
    <w:qFormat/>
    <w:pPr>
      <w:ind w:firstLineChars="0" w:firstLine="0"/>
      <w:jc w:val="center"/>
    </w:pPr>
    <w:rPr>
      <w:rFonts w:cs="SimSun"/>
      <w:sz w:val="24"/>
      <w:szCs w:val="20"/>
    </w:rPr>
  </w:style>
  <w:style w:type="paragraph" w:customStyle="1" w:styleId="affffff1">
    <w:name w:val="图题"/>
    <w:basedOn w:val="a1"/>
    <w:semiHidden/>
    <w:qFormat/>
    <w:pPr>
      <w:adjustRightInd w:val="0"/>
      <w:spacing w:before="120" w:after="240"/>
      <w:ind w:firstLineChars="0" w:firstLine="0"/>
      <w:jc w:val="center"/>
      <w:textAlignment w:val="baseline"/>
    </w:pPr>
    <w:rPr>
      <w:kern w:val="0"/>
      <w:sz w:val="22"/>
    </w:rPr>
  </w:style>
  <w:style w:type="paragraph" w:customStyle="1" w:styleId="affffff2">
    <w:name w:val="图序"/>
    <w:basedOn w:val="a1"/>
    <w:semiHidden/>
    <w:qFormat/>
    <w:pPr>
      <w:widowControl/>
      <w:overflowPunct w:val="0"/>
      <w:autoSpaceDE w:val="0"/>
      <w:autoSpaceDN w:val="0"/>
      <w:adjustRightInd w:val="0"/>
      <w:spacing w:before="120" w:after="240"/>
      <w:ind w:firstLineChars="0" w:firstLine="0"/>
      <w:jc w:val="center"/>
      <w:textAlignment w:val="baseline"/>
    </w:pPr>
    <w:rPr>
      <w:rFonts w:cs="SimSun"/>
      <w:color w:val="000000"/>
      <w:spacing w:val="6"/>
      <w:kern w:val="0"/>
      <w:sz w:val="22"/>
      <w:szCs w:val="20"/>
    </w:rPr>
  </w:style>
  <w:style w:type="paragraph" w:customStyle="1" w:styleId="a0">
    <w:name w:val="研究成果的参考文献"/>
    <w:basedOn w:val="own"/>
    <w:semiHidden/>
    <w:qFormat/>
    <w:pPr>
      <w:numPr>
        <w:numId w:val="5"/>
      </w:numPr>
      <w:spacing w:before="120" w:line="320" w:lineRule="exact"/>
      <w:ind w:firstLineChars="0" w:firstLine="0"/>
    </w:pPr>
    <w:rPr>
      <w:spacing w:val="8"/>
      <w:szCs w:val="24"/>
    </w:rPr>
  </w:style>
  <w:style w:type="paragraph" w:customStyle="1" w:styleId="7815CharCharCharChar">
    <w:name w:val="样式 宋体 小四 段后: 7.8 磅 行距: 1.5 倍行距 Char Char Char Char"/>
    <w:basedOn w:val="a1"/>
    <w:semiHidden/>
    <w:qFormat/>
    <w:pPr>
      <w:spacing w:line="440" w:lineRule="exact"/>
    </w:pPr>
    <w:rPr>
      <w:rFonts w:ascii="SimSun" w:hAnsi="SimSun" w:cs="SimSun"/>
      <w:sz w:val="24"/>
      <w:szCs w:val="20"/>
    </w:rPr>
  </w:style>
  <w:style w:type="paragraph" w:customStyle="1" w:styleId="affffff3">
    <w:name w:val="样式 题注 + 小四"/>
    <w:basedOn w:val="a1"/>
    <w:semiHidden/>
    <w:qFormat/>
    <w:rPr>
      <w:rFonts w:cs="Arial"/>
      <w:szCs w:val="20"/>
    </w:rPr>
  </w:style>
  <w:style w:type="paragraph" w:customStyle="1" w:styleId="affffff4">
    <w:name w:val="样式 图表 + 右"/>
    <w:basedOn w:val="affff9"/>
    <w:semiHidden/>
    <w:qFormat/>
    <w:pPr>
      <w:jc w:val="right"/>
    </w:pPr>
    <w:rPr>
      <w:rFonts w:eastAsia="Times New Roman" w:cs="SimSun"/>
      <w:szCs w:val="20"/>
    </w:rPr>
  </w:style>
  <w:style w:type="paragraph" w:customStyle="1" w:styleId="own0">
    <w:name w:val="样式 正文（own） + 红色"/>
    <w:basedOn w:val="own"/>
    <w:semiHidden/>
    <w:qFormat/>
    <w:rPr>
      <w:color w:val="FF0000"/>
    </w:rPr>
  </w:style>
  <w:style w:type="paragraph" w:customStyle="1" w:styleId="14">
    <w:name w:val="样式1"/>
    <w:basedOn w:val="a1"/>
    <w:semiHidden/>
    <w:qFormat/>
    <w:pPr>
      <w:spacing w:line="360" w:lineRule="auto"/>
      <w:ind w:firstLine="480"/>
    </w:pPr>
    <w:rPr>
      <w:sz w:val="24"/>
      <w:szCs w:val="24"/>
    </w:rPr>
  </w:style>
  <w:style w:type="paragraph" w:customStyle="1" w:styleId="40">
    <w:name w:val="样式4"/>
    <w:basedOn w:val="a1"/>
    <w:next w:val="a1"/>
    <w:semiHidden/>
    <w:qFormat/>
    <w:pPr>
      <w:numPr>
        <w:numId w:val="6"/>
      </w:numPr>
      <w:spacing w:beforeLines="50" w:afterLines="50"/>
      <w:ind w:firstLineChars="0" w:firstLine="0"/>
      <w:jc w:val="left"/>
    </w:pPr>
    <w:rPr>
      <w:b/>
      <w:sz w:val="24"/>
      <w:szCs w:val="24"/>
    </w:rPr>
  </w:style>
  <w:style w:type="paragraph" w:customStyle="1" w:styleId="affffff5">
    <w:name w:val="英文关键词标题"/>
    <w:basedOn w:val="afffff4"/>
    <w:semiHidden/>
    <w:qFormat/>
    <w:rPr>
      <w:b/>
      <w:bCs/>
    </w:rPr>
  </w:style>
  <w:style w:type="paragraph" w:customStyle="1" w:styleId="affffff6">
    <w:name w:val="英文摘要标题"/>
    <w:basedOn w:val="13"/>
    <w:semiHidden/>
    <w:qFormat/>
    <w:rPr>
      <w:rFonts w:eastAsia="Arial"/>
      <w:b/>
      <w:bCs/>
    </w:rPr>
  </w:style>
  <w:style w:type="paragraph" w:customStyle="1" w:styleId="affffff7">
    <w:name w:val="正文—毕设"/>
    <w:basedOn w:val="a1"/>
    <w:semiHidden/>
    <w:qFormat/>
    <w:pPr>
      <w:ind w:firstLineChars="0" w:firstLine="0"/>
    </w:pPr>
    <w:rPr>
      <w:rFonts w:ascii="Arial" w:hAnsi="Arial"/>
      <w:sz w:val="24"/>
      <w:szCs w:val="24"/>
    </w:rPr>
  </w:style>
  <w:style w:type="paragraph" w:customStyle="1" w:styleId="affffff8">
    <w:name w:val="正文模板"/>
    <w:basedOn w:val="a1"/>
    <w:semiHidden/>
    <w:qFormat/>
    <w:pPr>
      <w:adjustRightInd w:val="0"/>
      <w:spacing w:line="400" w:lineRule="exact"/>
      <w:textAlignment w:val="baseline"/>
    </w:pPr>
    <w:rPr>
      <w:rFonts w:cs="SimSun"/>
      <w:color w:val="000000"/>
      <w:kern w:val="0"/>
      <w:sz w:val="24"/>
      <w:szCs w:val="20"/>
    </w:rPr>
  </w:style>
  <w:style w:type="character" w:customStyle="1" w:styleId="Char0">
    <w:name w:val="表格 Char"/>
    <w:link w:val="affff9"/>
    <w:uiPriority w:val="99"/>
    <w:qFormat/>
    <w:rPr>
      <w:rFonts w:ascii="Times New Roman" w:hAnsi="Times New Roman"/>
      <w:kern w:val="2"/>
      <w:sz w:val="24"/>
      <w:szCs w:val="24"/>
    </w:rPr>
  </w:style>
  <w:style w:type="paragraph" w:customStyle="1" w:styleId="affffff9">
    <w:name w:val="目录"/>
    <w:basedOn w:val="a1"/>
    <w:link w:val="Char3"/>
    <w:uiPriority w:val="99"/>
    <w:qFormat/>
    <w:pPr>
      <w:spacing w:beforeLines="50" w:afterLines="50" w:line="360" w:lineRule="auto"/>
      <w:ind w:firstLineChars="0" w:firstLine="0"/>
      <w:jc w:val="center"/>
    </w:pPr>
    <w:rPr>
      <w:b/>
      <w:sz w:val="32"/>
      <w:szCs w:val="32"/>
    </w:rPr>
  </w:style>
  <w:style w:type="character" w:customStyle="1" w:styleId="Char3">
    <w:name w:val="目录 Char"/>
    <w:link w:val="affffff9"/>
    <w:uiPriority w:val="99"/>
    <w:qFormat/>
    <w:rPr>
      <w:rFonts w:ascii="Times New Roman" w:hAnsi="Times New Roman"/>
      <w:b/>
      <w:kern w:val="2"/>
      <w:sz w:val="32"/>
      <w:szCs w:val="32"/>
    </w:rPr>
  </w:style>
  <w:style w:type="paragraph" w:customStyle="1" w:styleId="15">
    <w:name w:val="列出段落1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2c">
    <w:name w:val="列出段落2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3a">
    <w:name w:val="列出段落3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47">
    <w:name w:val="列出段落4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56">
    <w:name w:val="列出段落5"/>
    <w:basedOn w:val="a1"/>
    <w:uiPriority w:val="34"/>
    <w:qFormat/>
    <w:pPr>
      <w:ind w:firstLine="420"/>
    </w:pPr>
    <w:rPr>
      <w:rFonts w:ascii="Calibri" w:hAnsi="Calibri"/>
    </w:rPr>
  </w:style>
  <w:style w:type="paragraph" w:customStyle="1" w:styleId="affffffa">
    <w:name w:val="段"/>
    <w:link w:val="Char4"/>
    <w:qFormat/>
    <w:pPr>
      <w:tabs>
        <w:tab w:val="center" w:pos="4201"/>
        <w:tab w:val="right" w:leader="dot" w:pos="9298"/>
      </w:tabs>
      <w:autoSpaceDE w:val="0"/>
      <w:autoSpaceDN w:val="0"/>
      <w:spacing w:after="200" w:line="276" w:lineRule="auto"/>
      <w:ind w:firstLineChars="200" w:firstLine="420"/>
      <w:jc w:val="both"/>
    </w:pPr>
    <w:rPr>
      <w:rFonts w:ascii="SimSun" w:hAnsi="Calibri" w:cs="SimSun"/>
      <w:sz w:val="21"/>
      <w:szCs w:val="21"/>
    </w:rPr>
  </w:style>
  <w:style w:type="character" w:customStyle="1" w:styleId="Char4">
    <w:name w:val="段 Char"/>
    <w:link w:val="affffffa"/>
    <w:qFormat/>
    <w:locked/>
    <w:rPr>
      <w:rFonts w:ascii="SimSun" w:cs="SimSun"/>
      <w:sz w:val="21"/>
      <w:szCs w:val="21"/>
    </w:rPr>
  </w:style>
  <w:style w:type="character" w:customStyle="1" w:styleId="affff8">
    <w:name w:val="列表段落 字符"/>
    <w:link w:val="affff7"/>
    <w:uiPriority w:val="34"/>
    <w:qFormat/>
    <w:locked/>
    <w:rPr>
      <w:rFonts w:ascii="Times New Roman" w:hAnsi="Times New Roman"/>
      <w:kern w:val="2"/>
      <w:sz w:val="21"/>
      <w:szCs w:val="22"/>
    </w:rPr>
  </w:style>
  <w:style w:type="character" w:customStyle="1" w:styleId="font01">
    <w:name w:val="font01"/>
    <w:basedOn w:val="a2"/>
    <w:qFormat/>
    <w:rPr>
      <w:rFonts w:ascii="SimSun" w:eastAsia="SimSun" w:hAnsi="SimSun" w:cs="SimSun" w:hint="eastAsia"/>
      <w:color w:val="000000"/>
      <w:sz w:val="21"/>
      <w:szCs w:val="21"/>
      <w:u w:val="none"/>
    </w:rPr>
  </w:style>
  <w:style w:type="character" w:customStyle="1" w:styleId="font11">
    <w:name w:val="font11"/>
    <w:basedOn w:val="a2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41">
    <w:name w:val="font41"/>
    <w:basedOn w:val="a2"/>
    <w:qFormat/>
    <w:rPr>
      <w:rFonts w:ascii="Arial" w:hAnsi="Arial" w:cs="Arial" w:hint="default"/>
      <w:b/>
      <w:color w:val="000000"/>
      <w:sz w:val="56"/>
      <w:szCs w:val="56"/>
      <w:u w:val="none"/>
    </w:rPr>
  </w:style>
  <w:style w:type="character" w:customStyle="1" w:styleId="font71">
    <w:name w:val="font7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191">
    <w:name w:val="font19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151">
    <w:name w:val="font151"/>
    <w:basedOn w:val="a2"/>
    <w:qFormat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81">
    <w:name w:val="font81"/>
    <w:basedOn w:val="a2"/>
    <w:qFormat/>
    <w:rPr>
      <w:rFonts w:ascii="SimSun" w:eastAsia="SimSun" w:hAnsi="SimSun" w:cs="SimSun" w:hint="eastAsia"/>
      <w:color w:val="000000"/>
      <w:sz w:val="20"/>
      <w:szCs w:val="20"/>
      <w:u w:val="none"/>
    </w:rPr>
  </w:style>
  <w:style w:type="character" w:customStyle="1" w:styleId="font31">
    <w:name w:val="font31"/>
    <w:basedOn w:val="a2"/>
    <w:qFormat/>
    <w:rPr>
      <w:rFonts w:ascii="Microsoft YaHei" w:eastAsia="Microsoft YaHei" w:hAnsi="Microsoft YaHei" w:cs="Microsoft YaHei" w:hint="eastAsia"/>
      <w:color w:val="000000"/>
      <w:sz w:val="22"/>
      <w:szCs w:val="22"/>
      <w:u w:val="none"/>
    </w:rPr>
  </w:style>
  <w:style w:type="character" w:customStyle="1" w:styleId="font21">
    <w:name w:val="font21"/>
    <w:basedOn w:val="a2"/>
    <w:qFormat/>
    <w:rPr>
      <w:rFonts w:ascii="Arial" w:hAnsi="Arial" w:cs="Arial" w:hint="default"/>
      <w:color w:val="000000"/>
      <w:sz w:val="22"/>
      <w:szCs w:val="22"/>
      <w:u w:val="none"/>
    </w:rPr>
  </w:style>
  <w:style w:type="paragraph" w:customStyle="1" w:styleId="paragraph">
    <w:name w:val="paragraph"/>
    <w:basedOn w:val="a1"/>
    <w:pPr>
      <w:widowControl/>
      <w:spacing w:before="100" w:beforeAutospacing="1" w:after="100" w:afterAutospacing="1"/>
      <w:ind w:firstLineChars="0"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normaltextrun">
    <w:name w:val="normaltextrun"/>
    <w:basedOn w:val="a2"/>
  </w:style>
  <w:style w:type="character" w:customStyle="1" w:styleId="eop">
    <w:name w:val="eop"/>
    <w:basedOn w:val="a2"/>
  </w:style>
  <w:style w:type="paragraph" w:styleId="affffffb">
    <w:name w:val="Revision"/>
    <w:hidden/>
    <w:uiPriority w:val="99"/>
    <w:semiHidden/>
    <w:rsid w:val="003230D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comments" Target="comments.xml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microsoft.com/office/2018/08/relationships/commentsExtensible" Target="commentsExtensi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hun.xie\&#26700;&#38754;\Geely\Reference\PRD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  <PrimeCorrectedByUser xmlns="f4ecdb93-bc7f-4438-8c77-236ab96c18a9" xsi:nil="true"/>
    <testStatus xmlns="455088e1-af34-4927-a3f0-bdce59540293" xsi:nil="true"/>
    <PrimeClassificationStatusDetails xmlns="f4ecdb93-bc7f-4438-8c77-236ab96c18a9" xsi:nil="true"/>
    <PrimeClassificationStatus xmlns="f4ecdb93-bc7f-4438-8c77-236ab96c18a9" xsi:nil="true"/>
    <PrimeLastClassified xmlns="f4ecdb93-bc7f-4438-8c77-236ab96c18a9" xsi:nil="true"/>
    <PrimeAutofillMeta xmlns="f4ecdb93-bc7f-4438-8c77-236ab96c18a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8" ma:contentTypeDescription="Create a new document." ma:contentTypeScope="" ma:versionID="9683c085a59988fd2dc84fe522921e1c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7184c417cebe2c46bf9076e6fd8b1060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testStatus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3:PrimeAutofillMe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stStatus" ma:index="20" nillable="true" ma:displayName="Test status" ma:description="Summarizes overall test outcome so failed or mixed-result files can be found quickly." ma:internalName="testStatus">
      <xsd:simpleType>
        <xsd:restriction base="dms:Choice">
          <xsd:enumeration value="Pass"/>
          <xsd:enumeration value="Fail"/>
          <xsd:enumeration value="Error"/>
          <xsd:enumeration value="Skipped"/>
          <xsd:enumeration value="Mixed"/>
          <xsd:enumeration value="Not foun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21" nillable="true" ma:displayName="Processing status" ma:internalName="PrimeClassificationStatus">
      <xsd:simpleType>
        <xsd:restriction base="dms:Text"/>
      </xsd:simpleType>
    </xsd:element>
    <xsd:element name="PrimeClassificationStatusDetails" ma:index="22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3" nillable="true" ma:displayName="Processed" ma:internalName="PrimeLastClassified">
      <xsd:simpleType>
        <xsd:restriction base="dms:DateTime"/>
      </xsd:simpleType>
    </xsd:element>
    <xsd:element name="PrimeCorrectedByUser" ma:index="24" nillable="true" ma:displayName="Corrected" ma:internalName="PrimeCorrectedByUser">
      <xsd:simpleType>
        <xsd:restriction base="dms:Boolean"/>
      </xsd:simpleType>
    </xsd:element>
    <xsd:element name="PrimeAutofillMeta" ma:index="25" nillable="true" ma:displayName="Autofill Meta" ma:hidden="true" ma:internalName="PrimeAutofillMeta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3074"/>
    <customShpInfo spid="_x0000_s3073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964C62-2CEC-4D68-A2FE-026DD23D58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AE73D7-9B60-4A69-82EA-B2B8357211C3}">
  <ds:schemaRefs>
    <ds:schemaRef ds:uri="http://schemas.microsoft.com/office/2006/metadata/properties"/>
    <ds:schemaRef ds:uri="http://schemas.microsoft.com/office/infopath/2007/PartnerControls"/>
    <ds:schemaRef ds:uri="f4ecdb93-bc7f-4438-8c77-236ab96c18a9"/>
    <ds:schemaRef ds:uri="455088e1-af34-4927-a3f0-bdce59540293"/>
  </ds:schemaRefs>
</ds:datastoreItem>
</file>

<file path=customXml/itemProps3.xml><?xml version="1.0" encoding="utf-8"?>
<ds:datastoreItem xmlns:ds="http://schemas.openxmlformats.org/officeDocument/2006/customXml" ds:itemID="{97A41CDF-831A-4B35-BCDA-5912046F5697}"/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D005C48F-4601-4BF1-9F63-2B9FF78679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PRD Template.dot</Template>
  <TotalTime>0</TotalTime>
  <Pages>26</Pages>
  <Words>7688</Words>
  <Characters>13342</Characters>
  <Application>Microsoft Office Word</Application>
  <DocSecurity>0</DocSecurity>
  <Lines>111</Lines>
  <Paragraphs>41</Paragraphs>
  <ScaleCrop>false</ScaleCrop>
  <Company>sgmw</Company>
  <LinksUpToDate>false</LinksUpToDate>
  <CharactersWithSpaces>20989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产品/Product：</dc:title>
  <dc:creator>chun.xie</dc:creator>
  <cp:lastModifiedBy>Yang Zhen SGH CDAY223</cp:lastModifiedBy>
  <cp:revision>207</cp:revision>
  <cp:lastPrinted>2025-08-14T18:50:00Z</cp:lastPrinted>
  <dcterms:created xsi:type="dcterms:W3CDTF">2025-12-05T09:27:00Z</dcterms:created>
  <dcterms:modified xsi:type="dcterms:W3CDTF">2026-01-16T06:05:00Z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KSOProductBuildVer">
    <vt:lpwstr>2052-11.8.2.8959</vt:lpwstr>
  </property>
  <property fmtid="{D5CDD505-2E9C-101B-9397-08002B2CF9AE}" pid="4" name="KSOTemplateDocerSaveRecord">
    <vt:lpwstr>eyJoZGlkIjoiZDMxYjI2M2YyMzQ2OWUxZTcxNmUwOGVkYTM3NjMxOTAiLCJ1c2VySWQiOiIxOTM0MTY4ODEifQ==</vt:lpwstr>
  </property>
  <property fmtid="{D5CDD505-2E9C-101B-9397-08002B2CF9AE}" pid="5" name="ICV">
    <vt:lpwstr>F16EBFAFFB6840A5BED0CFBB337DC8E1_12</vt:lpwstr>
  </property>
  <property fmtid="{D5CDD505-2E9C-101B-9397-08002B2CF9AE}" pid="6" name="ContentTypeId">
    <vt:lpwstr>0x010100F4ECDE3992A08C4AB27EAAF617A05967</vt:lpwstr>
  </property>
  <property fmtid="{D5CDD505-2E9C-101B-9397-08002B2CF9AE}" pid="7" name="ClassificationContentMarkingHeaderShapeIds">
    <vt:lpwstr>7a4e4c9b,2b278af1,4a7cd5c2</vt:lpwstr>
  </property>
  <property fmtid="{D5CDD505-2E9C-101B-9397-08002B2CF9AE}" pid="8" name="ClassificationContentMarkingHeaderFontProps">
    <vt:lpwstr>#000000,10,Calibri</vt:lpwstr>
  </property>
  <property fmtid="{D5CDD505-2E9C-101B-9397-08002B2CF9AE}" pid="9" name="ClassificationContentMarkingHeaderText">
    <vt:lpwstr>ZF Confidential</vt:lpwstr>
  </property>
  <property fmtid="{D5CDD505-2E9C-101B-9397-08002B2CF9AE}" pid="10" name="MSIP_Label_3989f05f-edc3-4af3-b0a2-5c6712921edb_Enabled">
    <vt:lpwstr>true</vt:lpwstr>
  </property>
  <property fmtid="{D5CDD505-2E9C-101B-9397-08002B2CF9AE}" pid="11" name="MSIP_Label_3989f05f-edc3-4af3-b0a2-5c6712921edb_SetDate">
    <vt:lpwstr>2025-08-13T07:13:28Z</vt:lpwstr>
  </property>
  <property fmtid="{D5CDD505-2E9C-101B-9397-08002B2CF9AE}" pid="12" name="MSIP_Label_3989f05f-edc3-4af3-b0a2-5c6712921edb_Method">
    <vt:lpwstr>Privileged</vt:lpwstr>
  </property>
  <property fmtid="{D5CDD505-2E9C-101B-9397-08002B2CF9AE}" pid="13" name="MSIP_Label_3989f05f-edc3-4af3-b0a2-5c6712921edb_Name">
    <vt:lpwstr>ZF Confidential Sub_2</vt:lpwstr>
  </property>
  <property fmtid="{D5CDD505-2E9C-101B-9397-08002B2CF9AE}" pid="14" name="MSIP_Label_3989f05f-edc3-4af3-b0a2-5c6712921edb_SiteId">
    <vt:lpwstr>eb70b763-b6d7-4486-8555-8831709a784e</vt:lpwstr>
  </property>
  <property fmtid="{D5CDD505-2E9C-101B-9397-08002B2CF9AE}" pid="15" name="MSIP_Label_3989f05f-edc3-4af3-b0a2-5c6712921edb_ActionId">
    <vt:lpwstr>9aeaf79e-9e95-454e-8dde-a11cdd623c8c</vt:lpwstr>
  </property>
  <property fmtid="{D5CDD505-2E9C-101B-9397-08002B2CF9AE}" pid="16" name="MSIP_Label_3989f05f-edc3-4af3-b0a2-5c6712921edb_ContentBits">
    <vt:lpwstr>1</vt:lpwstr>
  </property>
  <property fmtid="{D5CDD505-2E9C-101B-9397-08002B2CF9AE}" pid="17" name="MSIP_Label_3989f05f-edc3-4af3-b0a2-5c6712921edb_Tag">
    <vt:lpwstr>10, 0, 1, 1</vt:lpwstr>
  </property>
  <property fmtid="{D5CDD505-2E9C-101B-9397-08002B2CF9AE}" pid="18" name="MediaServiceImageTags">
    <vt:lpwstr/>
  </property>
</Properties>
</file>